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rsidRPr="000230A8" w14:paraId="3A9D31EC" w14:textId="77777777" w:rsidTr="00435586">
        <w:trPr>
          <w:trHeight w:val="5499"/>
        </w:trPr>
        <w:tc>
          <w:tcPr>
            <w:tcW w:w="9174" w:type="dxa"/>
          </w:tcPr>
          <w:commentRangeStart w:id="0"/>
          <w:p w14:paraId="4F6D6D56" w14:textId="677B40BF" w:rsidR="00C70048" w:rsidRPr="000230A8" w:rsidRDefault="00000000" w:rsidP="00435586">
            <w:pPr>
              <w:pStyle w:val="Title"/>
              <w:rPr>
                <w:rFonts w:asciiTheme="minorHAnsi" w:hAnsiTheme="minorHAnsi" w:cstheme="minorBidi"/>
                <w:b w:val="0"/>
                <w:color w:val="E50056"/>
                <w:sz w:val="52"/>
                <w:szCs w:val="52"/>
              </w:rPr>
            </w:pPr>
            <w:sdt>
              <w:sdtPr>
                <w:rPr>
                  <w:sz w:val="72"/>
                  <w:szCs w:val="52"/>
                </w:rPr>
                <w:tag w:val=""/>
                <w:id w:val="-1605264312"/>
                <w:lock w:val="sdtLocked"/>
                <w:placeholder>
                  <w:docPart w:val="108B688C37ED484C847B7D3D8FF8FFD1"/>
                </w:placeholder>
                <w:dataBinding w:prefixMappings="xmlns:ns0='http://purl.org/dc/elements/1.1/' xmlns:ns1='http://schemas.openxmlformats.org/package/2006/metadata/core-properties' " w:xpath="/ns1:coreProperties[1]/ns0:subject[1]" w:storeItemID="{6C3C8BC8-F283-45AE-878A-BAB7291924A1}"/>
                <w:text w:multiLine="1"/>
              </w:sdtPr>
              <w:sdtEndPr>
                <w:rPr>
                  <w:szCs w:val="72"/>
                </w:rPr>
              </w:sdtEndPr>
              <w:sdtContent>
                <w:r w:rsidR="00447EBF" w:rsidRPr="000230A8">
                  <w:rPr>
                    <w:sz w:val="72"/>
                    <w:szCs w:val="72"/>
                  </w:rPr>
                  <w:t>Stageplan</w:t>
                </w:r>
              </w:sdtContent>
            </w:sdt>
            <w:commentRangeEnd w:id="0"/>
            <w:r w:rsidR="00EE1D0C" w:rsidRPr="000230A8">
              <w:rPr>
                <w:rStyle w:val="CommentReference"/>
                <w:rFonts w:asciiTheme="minorHAnsi" w:hAnsiTheme="minorHAnsi"/>
                <w:b w:val="0"/>
                <w:caps w:val="0"/>
              </w:rPr>
              <w:commentReference w:id="0"/>
            </w:r>
            <w:r w:rsidR="00C70048" w:rsidRPr="16CFA3A0">
              <w:rPr>
                <w:rFonts w:asciiTheme="minorHAnsi" w:hAnsiTheme="minorHAnsi" w:cstheme="minorBidi"/>
                <w:b w:val="0"/>
                <w:color w:val="E50056"/>
                <w:sz w:val="52"/>
                <w:szCs w:val="52"/>
              </w:rPr>
              <w:t>_</w:t>
            </w:r>
          </w:p>
          <w:p w14:paraId="2DCD5E08" w14:textId="1FC61E0E" w:rsidR="00753826" w:rsidRPr="000230A8" w:rsidRDefault="001C6D16" w:rsidP="00435586">
            <w:pPr>
              <w:pStyle w:val="Subtitle"/>
            </w:pPr>
            <w:r w:rsidRPr="000230A8">
              <w:t>AIM</w:t>
            </w:r>
          </w:p>
        </w:tc>
      </w:tr>
    </w:tbl>
    <w:p w14:paraId="69C4AD4B" w14:textId="0D22C1AF" w:rsidR="00383E32" w:rsidRPr="000230A8" w:rsidRDefault="00383E32" w:rsidP="00C15563">
      <w:pPr>
        <w:pStyle w:val="Auteur"/>
        <w:rPr>
          <w:ins w:id="1" w:author="Violaine Spohr" w:date="2024-05-28T13:02:00Z"/>
        </w:rPr>
      </w:pPr>
      <w:r w:rsidRPr="000230A8">
        <w:t>Studentnummer:</w:t>
      </w:r>
      <w:r w:rsidR="0055683C" w:rsidRPr="000230A8">
        <w:t xml:space="preserve"> 2103948</w:t>
      </w:r>
    </w:p>
    <w:p w14:paraId="71FD76AC" w14:textId="5902CFB1" w:rsidR="00C15563" w:rsidRPr="000230A8" w:rsidRDefault="00447EBF" w:rsidP="00C15563">
      <w:pPr>
        <w:pStyle w:val="Auteur"/>
      </w:pPr>
      <w:r w:rsidRPr="000230A8">
        <w:rPr>
          <w:rPrChange w:id="2" w:author="Violaine Spohr" w:date="2024-05-28T13:02:00Z">
            <w:rPr>
              <w:lang w:val="en-US"/>
            </w:rPr>
          </w:rPrChange>
        </w:rPr>
        <w:t>Naam</w:t>
      </w:r>
      <w:r w:rsidR="00383E32" w:rsidRPr="000230A8">
        <w:t>:</w:t>
      </w:r>
      <w:r w:rsidR="005F1C6A" w:rsidRPr="000230A8">
        <w:rPr>
          <w:rPrChange w:id="3" w:author="Violaine Spohr" w:date="2024-05-28T13:02:00Z">
            <w:rPr>
              <w:lang w:val="en-US"/>
            </w:rPr>
          </w:rPrChange>
        </w:rPr>
        <w:t xml:space="preserve"> </w:t>
      </w:r>
      <w:r w:rsidR="0055683C" w:rsidRPr="000230A8">
        <w:t>Lars van Duijnhoven</w:t>
      </w:r>
    </w:p>
    <w:p w14:paraId="31E6884C" w14:textId="7BCED0F8" w:rsidR="00383E32" w:rsidRPr="0042697D" w:rsidRDefault="42826544" w:rsidP="6333F12F">
      <w:pPr>
        <w:pStyle w:val="Auteur"/>
        <w:rPr>
          <w:rFonts w:eastAsia="Arial Unicode MS"/>
          <w:color w:val="E50056" w:themeColor="text2"/>
          <w:lang w:val="en-US"/>
        </w:rPr>
      </w:pPr>
      <w:r>
        <w:t>Profiel:</w:t>
      </w:r>
      <w:r w:rsidR="7DF4D11A">
        <w:t xml:space="preserve"> ESD (Embedded Software Development)</w:t>
      </w:r>
    </w:p>
    <w:p w14:paraId="55844139" w14:textId="0D102605" w:rsidR="00D41106" w:rsidRPr="000230A8" w:rsidRDefault="00000000" w:rsidP="00C15563">
      <w:pPr>
        <w:pStyle w:val="Auteur"/>
        <w:rPr>
          <w:rPrChange w:id="4" w:author="Violaine Spohr" w:date="2024-05-28T13:02:00Z">
            <w:rPr>
              <w:lang w:val="en-US"/>
            </w:rPr>
          </w:rPrChange>
        </w:rPr>
      </w:pPr>
      <w:sdt>
        <w:sdtPr>
          <w:id w:val="1971401319"/>
          <w:placeholder>
            <w:docPart w:val="90794F1A94194E94AD15831AF4C4C2C7"/>
          </w:placeholder>
          <w:date>
            <w:dateFormat w:val="d MMMM yyyy"/>
            <w:lid w:val="nl-NL"/>
            <w:storeMappedDataAs w:val="dateTime"/>
            <w:calendar w:val="gregorian"/>
          </w:date>
        </w:sdtPr>
        <w:sdtContent>
          <w:r w:rsidR="000230A8">
            <w:t>13</w:t>
          </w:r>
          <w:r w:rsidR="0055683C" w:rsidRPr="000230A8">
            <w:t xml:space="preserve"> februari 2025</w:t>
          </w:r>
        </w:sdtContent>
      </w:sdt>
    </w:p>
    <w:p w14:paraId="3A22CAFB" w14:textId="4AAECBAD" w:rsidR="00B25FE7" w:rsidRPr="000230A8" w:rsidRDefault="13BA6E60" w:rsidP="00C15563">
      <w:pPr>
        <w:pStyle w:val="Auteur"/>
        <w:rPr>
          <w:rPrChange w:id="5" w:author="Violaine Spohr" w:date="2024-05-28T13:02:00Z">
            <w:rPr>
              <w:lang w:val="en-US"/>
            </w:rPr>
          </w:rPrChange>
        </w:rPr>
      </w:pPr>
      <w:r w:rsidRPr="000230A8">
        <w:rPr>
          <w:rPrChange w:id="6" w:author="Violaine Spohr" w:date="2024-05-28T13:02:00Z">
            <w:rPr>
              <w:lang w:val="en-US"/>
            </w:rPr>
          </w:rPrChange>
        </w:rPr>
        <w:t>Versie:</w:t>
      </w:r>
      <w:r w:rsidR="5EFB49BB" w:rsidRPr="000230A8">
        <w:t xml:space="preserve"> </w:t>
      </w:r>
      <w:r w:rsidR="002A2B7B">
        <w:t>6</w:t>
      </w:r>
    </w:p>
    <w:p w14:paraId="6F44D3C9" w14:textId="03440455" w:rsidR="00DD3F96" w:rsidRPr="000230A8" w:rsidDel="00383E32" w:rsidRDefault="00DD3F96" w:rsidP="00C15563">
      <w:pPr>
        <w:pStyle w:val="Auteur"/>
        <w:rPr>
          <w:del w:id="7" w:author="Violaine Spohr" w:date="2024-05-28T13:02:00Z"/>
          <w:rPrChange w:id="8" w:author="Violaine Spohr" w:date="2024-05-28T13:02:00Z">
            <w:rPr>
              <w:del w:id="9" w:author="Violaine Spohr" w:date="2024-05-28T13:02:00Z"/>
              <w:lang w:val="en-US"/>
            </w:rPr>
          </w:rPrChange>
        </w:rPr>
      </w:pPr>
    </w:p>
    <w:p w14:paraId="7172FA70" w14:textId="65D05C9F" w:rsidR="00DD3F96" w:rsidRPr="000230A8" w:rsidRDefault="00DD3F96" w:rsidP="00C15563">
      <w:pPr>
        <w:pStyle w:val="Auteur"/>
        <w:rPr>
          <w:rPrChange w:id="10" w:author="Violaine Spohr" w:date="2024-05-28T13:02:00Z">
            <w:rPr>
              <w:lang w:val="en-US"/>
            </w:rPr>
          </w:rPrChange>
        </w:rPr>
        <w:sectPr w:rsidR="00DD3F96" w:rsidRPr="000230A8" w:rsidSect="00B32F84">
          <w:headerReference w:type="even" r:id="rId15"/>
          <w:headerReference w:type="default" r:id="rId16"/>
          <w:footerReference w:type="even" r:id="rId17"/>
          <w:footerReference w:type="default" r:id="rId18"/>
          <w:headerReference w:type="first" r:id="rId19"/>
          <w:footerReference w:type="first" r:id="rId20"/>
          <w:pgSz w:w="11906" w:h="16838" w:code="9"/>
          <w:pgMar w:top="2268" w:right="1361" w:bottom="1418" w:left="1361" w:header="709" w:footer="567" w:gutter="0"/>
          <w:cols w:space="708"/>
          <w:docGrid w:linePitch="272"/>
        </w:sectPr>
      </w:pPr>
      <w:r w:rsidRPr="000230A8">
        <w:rPr>
          <w:rPrChange w:id="11" w:author="Violaine Spohr" w:date="2024-05-28T13:02:00Z">
            <w:rPr>
              <w:lang w:val="en-US"/>
            </w:rPr>
          </w:rPrChange>
        </w:rPr>
        <w:t>Docent</w:t>
      </w:r>
      <w:r w:rsidR="00447EBF" w:rsidRPr="000230A8">
        <w:rPr>
          <w:rPrChange w:id="12" w:author="Violaine Spohr" w:date="2024-05-28T13:02:00Z">
            <w:rPr>
              <w:lang w:val="en-US"/>
            </w:rPr>
          </w:rPrChange>
        </w:rPr>
        <w:t>begeleider</w:t>
      </w:r>
      <w:r w:rsidRPr="000230A8">
        <w:rPr>
          <w:rPrChange w:id="13" w:author="Violaine Spohr" w:date="2024-05-28T13:02:00Z">
            <w:rPr>
              <w:lang w:val="en-US"/>
            </w:rPr>
          </w:rPrChange>
        </w:rPr>
        <w:t>:</w:t>
      </w:r>
      <w:r w:rsidR="0055683C" w:rsidRPr="000230A8">
        <w:t xml:space="preserve"> Remco Veurink</w:t>
      </w:r>
      <w:r w:rsidRPr="000230A8">
        <w:rPr>
          <w:rPrChange w:id="14" w:author="Violaine Spohr" w:date="2024-05-28T13:02:00Z">
            <w:rPr>
              <w:lang w:val="en-US"/>
            </w:rPr>
          </w:rPrChange>
        </w:rPr>
        <w:t xml:space="preserve"> </w:t>
      </w:r>
    </w:p>
    <w:bookmarkStart w:id="15" w:name="_Toc163398999" w:displacedByCustomXml="next"/>
    <w:sdt>
      <w:sdtPr>
        <w:rPr>
          <w:rFonts w:asciiTheme="minorHAnsi" w:eastAsia="Arial" w:hAnsiTheme="minorHAnsi" w:cstheme="minorBidi"/>
          <w:bCs/>
          <w:caps w:val="0"/>
          <w:noProof/>
          <w:color w:val="000000"/>
          <w:sz w:val="20"/>
          <w:szCs w:val="20"/>
          <w:lang w:val="nl-NL" w:eastAsia="nl-NL"/>
        </w:rPr>
        <w:id w:val="1744666231"/>
        <w:docPartObj>
          <w:docPartGallery w:val="Table of Contents"/>
          <w:docPartUnique/>
        </w:docPartObj>
      </w:sdtPr>
      <w:sdtEndPr>
        <w:rPr>
          <w:noProof w:val="0"/>
          <w:color w:val="000000" w:themeColor="accent1"/>
        </w:rPr>
      </w:sdtEndPr>
      <w:sdtContent>
        <w:p w14:paraId="00941839" w14:textId="0C82F950" w:rsidR="00D6513F" w:rsidRPr="000230A8" w:rsidRDefault="34D10D56" w:rsidP="06FF7FA3">
          <w:pPr>
            <w:pStyle w:val="TOCHeading"/>
            <w:rPr>
              <w:noProof/>
              <w:lang w:val="nl-NL"/>
            </w:rPr>
          </w:pPr>
          <w:r>
            <w:t>Inhoudsopgave</w:t>
          </w:r>
          <w:r w:rsidR="2317122C">
            <w:t xml:space="preserve"> </w:t>
          </w:r>
        </w:p>
        <w:p w14:paraId="32537D5E" w14:textId="30C66BEC" w:rsidR="004F1B34" w:rsidRDefault="2167AB1C">
          <w:pPr>
            <w:pStyle w:val="TOC1"/>
            <w:tabs>
              <w:tab w:val="left" w:pos="400"/>
              <w:tab w:val="right" w:leader="dot" w:pos="9174"/>
            </w:tabs>
            <w:rPr>
              <w:rFonts w:eastAsiaTheme="minorEastAsia"/>
              <w:b w:val="0"/>
              <w:color w:val="auto"/>
              <w:kern w:val="2"/>
              <w:sz w:val="24"/>
              <w:szCs w:val="24"/>
              <w:lang w:val="en-US" w:eastAsia="en-US"/>
              <w14:ligatures w14:val="standardContextual"/>
            </w:rPr>
          </w:pPr>
          <w:r w:rsidRPr="000230A8">
            <w:fldChar w:fldCharType="begin"/>
          </w:r>
          <w:r w:rsidR="00847BA7" w:rsidRPr="000230A8">
            <w:instrText>TOC \o "1-3" \z \u \h</w:instrText>
          </w:r>
          <w:r w:rsidRPr="000230A8">
            <w:fldChar w:fldCharType="separate"/>
          </w:r>
          <w:hyperlink w:anchor="_Toc190692363" w:history="1">
            <w:r w:rsidR="004F1B34" w:rsidRPr="00A133D0">
              <w:rPr>
                <w:rStyle w:val="Hyperlink"/>
                <w:noProof/>
              </w:rPr>
              <w:t>1</w:t>
            </w:r>
            <w:r w:rsidR="004F1B34">
              <w:rPr>
                <w:rFonts w:eastAsiaTheme="minorEastAsia"/>
                <w:b w:val="0"/>
                <w:color w:val="auto"/>
                <w:kern w:val="2"/>
                <w:sz w:val="24"/>
                <w:szCs w:val="24"/>
                <w:lang w:val="en-US" w:eastAsia="en-US"/>
                <w14:ligatures w14:val="standardContextual"/>
              </w:rPr>
              <w:tab/>
            </w:r>
            <w:r w:rsidR="004F1B34" w:rsidRPr="00A133D0">
              <w:rPr>
                <w:rStyle w:val="Hyperlink"/>
                <w:noProof/>
              </w:rPr>
              <w:t>Context &amp; organisatiebeschrijving</w:t>
            </w:r>
            <w:r w:rsidR="004F1B34">
              <w:rPr>
                <w:noProof/>
                <w:webHidden/>
              </w:rPr>
              <w:tab/>
            </w:r>
            <w:r w:rsidR="004F1B34">
              <w:rPr>
                <w:noProof/>
                <w:webHidden/>
              </w:rPr>
              <w:fldChar w:fldCharType="begin"/>
            </w:r>
            <w:r w:rsidR="004F1B34">
              <w:rPr>
                <w:noProof/>
                <w:webHidden/>
              </w:rPr>
              <w:instrText xml:space="preserve"> PAGEREF _Toc190692363 \h </w:instrText>
            </w:r>
            <w:r w:rsidR="004F1B34">
              <w:rPr>
                <w:noProof/>
                <w:webHidden/>
              </w:rPr>
            </w:r>
            <w:r w:rsidR="004F1B34">
              <w:rPr>
                <w:noProof/>
                <w:webHidden/>
              </w:rPr>
              <w:fldChar w:fldCharType="separate"/>
            </w:r>
            <w:r w:rsidR="004F1B34">
              <w:rPr>
                <w:noProof/>
                <w:webHidden/>
              </w:rPr>
              <w:t>3</w:t>
            </w:r>
            <w:r w:rsidR="004F1B34">
              <w:rPr>
                <w:noProof/>
                <w:webHidden/>
              </w:rPr>
              <w:fldChar w:fldCharType="end"/>
            </w:r>
          </w:hyperlink>
        </w:p>
        <w:p w14:paraId="47FD4E46" w14:textId="40BC8108"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4" w:history="1">
            <w:r w:rsidRPr="00A133D0">
              <w:rPr>
                <w:rStyle w:val="Hyperlink"/>
                <w:noProof/>
              </w:rPr>
              <w:t>1.1</w:t>
            </w:r>
            <w:r>
              <w:rPr>
                <w:rFonts w:eastAsiaTheme="minorEastAsia"/>
                <w:i w:val="0"/>
                <w:color w:val="auto"/>
                <w:kern w:val="2"/>
                <w:sz w:val="24"/>
                <w:szCs w:val="24"/>
                <w:lang w:val="en-US" w:eastAsia="en-US"/>
                <w14:ligatures w14:val="standardContextual"/>
              </w:rPr>
              <w:tab/>
            </w:r>
            <w:r w:rsidRPr="00A133D0">
              <w:rPr>
                <w:rStyle w:val="Hyperlink"/>
                <w:noProof/>
              </w:rPr>
              <w:t>Naam organisatie</w:t>
            </w:r>
            <w:r>
              <w:rPr>
                <w:noProof/>
                <w:webHidden/>
              </w:rPr>
              <w:tab/>
            </w:r>
            <w:r>
              <w:rPr>
                <w:noProof/>
                <w:webHidden/>
              </w:rPr>
              <w:fldChar w:fldCharType="begin"/>
            </w:r>
            <w:r>
              <w:rPr>
                <w:noProof/>
                <w:webHidden/>
              </w:rPr>
              <w:instrText xml:space="preserve"> PAGEREF _Toc190692364 \h </w:instrText>
            </w:r>
            <w:r>
              <w:rPr>
                <w:noProof/>
                <w:webHidden/>
              </w:rPr>
            </w:r>
            <w:r>
              <w:rPr>
                <w:noProof/>
                <w:webHidden/>
              </w:rPr>
              <w:fldChar w:fldCharType="separate"/>
            </w:r>
            <w:r>
              <w:rPr>
                <w:noProof/>
                <w:webHidden/>
              </w:rPr>
              <w:t>3</w:t>
            </w:r>
            <w:r>
              <w:rPr>
                <w:noProof/>
                <w:webHidden/>
              </w:rPr>
              <w:fldChar w:fldCharType="end"/>
            </w:r>
          </w:hyperlink>
        </w:p>
        <w:p w14:paraId="5BB0A613" w14:textId="44C864DC"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5" w:history="1">
            <w:r w:rsidRPr="00A133D0">
              <w:rPr>
                <w:rStyle w:val="Hyperlink"/>
                <w:noProof/>
              </w:rPr>
              <w:t>1.2</w:t>
            </w:r>
            <w:r>
              <w:rPr>
                <w:rFonts w:eastAsiaTheme="minorEastAsia"/>
                <w:i w:val="0"/>
                <w:color w:val="auto"/>
                <w:kern w:val="2"/>
                <w:sz w:val="24"/>
                <w:szCs w:val="24"/>
                <w:lang w:val="en-US" w:eastAsia="en-US"/>
                <w14:ligatures w14:val="standardContextual"/>
              </w:rPr>
              <w:tab/>
            </w:r>
            <w:r w:rsidRPr="00A133D0">
              <w:rPr>
                <w:rStyle w:val="Hyperlink"/>
                <w:noProof/>
              </w:rPr>
              <w:t>Wat is de organisatie, wat zijn hun producten en/of diensten? Kortom, wat ‘doen’ ze;</w:t>
            </w:r>
            <w:r>
              <w:rPr>
                <w:noProof/>
                <w:webHidden/>
              </w:rPr>
              <w:tab/>
            </w:r>
            <w:r>
              <w:rPr>
                <w:noProof/>
                <w:webHidden/>
              </w:rPr>
              <w:fldChar w:fldCharType="begin"/>
            </w:r>
            <w:r>
              <w:rPr>
                <w:noProof/>
                <w:webHidden/>
              </w:rPr>
              <w:instrText xml:space="preserve"> PAGEREF _Toc190692365 \h </w:instrText>
            </w:r>
            <w:r>
              <w:rPr>
                <w:noProof/>
                <w:webHidden/>
              </w:rPr>
            </w:r>
            <w:r>
              <w:rPr>
                <w:noProof/>
                <w:webHidden/>
              </w:rPr>
              <w:fldChar w:fldCharType="separate"/>
            </w:r>
            <w:r>
              <w:rPr>
                <w:noProof/>
                <w:webHidden/>
              </w:rPr>
              <w:t>3</w:t>
            </w:r>
            <w:r>
              <w:rPr>
                <w:noProof/>
                <w:webHidden/>
              </w:rPr>
              <w:fldChar w:fldCharType="end"/>
            </w:r>
          </w:hyperlink>
        </w:p>
        <w:p w14:paraId="22E00E28" w14:textId="5547AF4C"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6" w:history="1">
            <w:r w:rsidRPr="00A133D0">
              <w:rPr>
                <w:rStyle w:val="Hyperlink"/>
                <w:noProof/>
              </w:rPr>
              <w:t>1.3</w:t>
            </w:r>
            <w:r>
              <w:rPr>
                <w:rFonts w:eastAsiaTheme="minorEastAsia"/>
                <w:i w:val="0"/>
                <w:color w:val="auto"/>
                <w:kern w:val="2"/>
                <w:sz w:val="24"/>
                <w:szCs w:val="24"/>
                <w:lang w:val="en-US" w:eastAsia="en-US"/>
                <w14:ligatures w14:val="standardContextual"/>
              </w:rPr>
              <w:tab/>
            </w:r>
            <w:r w:rsidRPr="00A133D0">
              <w:rPr>
                <w:rStyle w:val="Hyperlink"/>
                <w:noProof/>
              </w:rPr>
              <w:t>Hoe is de organisatie georganiseerd? Denk hier bijvoorbeeld aan afdelingen, ontwikkelteams, projectteams;</w:t>
            </w:r>
            <w:r>
              <w:rPr>
                <w:noProof/>
                <w:webHidden/>
              </w:rPr>
              <w:tab/>
            </w:r>
            <w:r>
              <w:rPr>
                <w:noProof/>
                <w:webHidden/>
              </w:rPr>
              <w:fldChar w:fldCharType="begin"/>
            </w:r>
            <w:r>
              <w:rPr>
                <w:noProof/>
                <w:webHidden/>
              </w:rPr>
              <w:instrText xml:space="preserve"> PAGEREF _Toc190692366 \h </w:instrText>
            </w:r>
            <w:r>
              <w:rPr>
                <w:noProof/>
                <w:webHidden/>
              </w:rPr>
            </w:r>
            <w:r>
              <w:rPr>
                <w:noProof/>
                <w:webHidden/>
              </w:rPr>
              <w:fldChar w:fldCharType="separate"/>
            </w:r>
            <w:r>
              <w:rPr>
                <w:noProof/>
                <w:webHidden/>
              </w:rPr>
              <w:t>4</w:t>
            </w:r>
            <w:r>
              <w:rPr>
                <w:noProof/>
                <w:webHidden/>
              </w:rPr>
              <w:fldChar w:fldCharType="end"/>
            </w:r>
          </w:hyperlink>
        </w:p>
        <w:p w14:paraId="088BD38D" w14:textId="00E56164"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7" w:history="1">
            <w:r w:rsidRPr="00A133D0">
              <w:rPr>
                <w:rStyle w:val="Hyperlink"/>
                <w:noProof/>
              </w:rPr>
              <w:t>1.4</w:t>
            </w:r>
            <w:r>
              <w:rPr>
                <w:rFonts w:eastAsiaTheme="minorEastAsia"/>
                <w:i w:val="0"/>
                <w:color w:val="auto"/>
                <w:kern w:val="2"/>
                <w:sz w:val="24"/>
                <w:szCs w:val="24"/>
                <w:lang w:val="en-US" w:eastAsia="en-US"/>
                <w14:ligatures w14:val="standardContextual"/>
              </w:rPr>
              <w:tab/>
            </w:r>
            <w:r w:rsidRPr="00A133D0">
              <w:rPr>
                <w:rStyle w:val="Hyperlink"/>
                <w:noProof/>
              </w:rPr>
              <w:t>Benoem ook je eigen plek in de organisatie (waar zit jij?);</w:t>
            </w:r>
            <w:r>
              <w:rPr>
                <w:noProof/>
                <w:webHidden/>
              </w:rPr>
              <w:tab/>
            </w:r>
            <w:r>
              <w:rPr>
                <w:noProof/>
                <w:webHidden/>
              </w:rPr>
              <w:fldChar w:fldCharType="begin"/>
            </w:r>
            <w:r>
              <w:rPr>
                <w:noProof/>
                <w:webHidden/>
              </w:rPr>
              <w:instrText xml:space="preserve"> PAGEREF _Toc190692367 \h </w:instrText>
            </w:r>
            <w:r>
              <w:rPr>
                <w:noProof/>
                <w:webHidden/>
              </w:rPr>
            </w:r>
            <w:r>
              <w:rPr>
                <w:noProof/>
                <w:webHidden/>
              </w:rPr>
              <w:fldChar w:fldCharType="separate"/>
            </w:r>
            <w:r>
              <w:rPr>
                <w:noProof/>
                <w:webHidden/>
              </w:rPr>
              <w:t>4</w:t>
            </w:r>
            <w:r>
              <w:rPr>
                <w:noProof/>
                <w:webHidden/>
              </w:rPr>
              <w:fldChar w:fldCharType="end"/>
            </w:r>
          </w:hyperlink>
        </w:p>
        <w:p w14:paraId="773F727B" w14:textId="7A1021D8"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8" w:history="1">
            <w:r w:rsidRPr="00A133D0">
              <w:rPr>
                <w:rStyle w:val="Hyperlink"/>
                <w:noProof/>
              </w:rPr>
              <w:t>1.5</w:t>
            </w:r>
            <w:r>
              <w:rPr>
                <w:rFonts w:eastAsiaTheme="minorEastAsia"/>
                <w:i w:val="0"/>
                <w:color w:val="auto"/>
                <w:kern w:val="2"/>
                <w:sz w:val="24"/>
                <w:szCs w:val="24"/>
                <w:lang w:val="en-US" w:eastAsia="en-US"/>
                <w14:ligatures w14:val="standardContextual"/>
              </w:rPr>
              <w:tab/>
            </w:r>
            <w:r w:rsidRPr="00A133D0">
              <w:rPr>
                <w:rStyle w:val="Hyperlink"/>
                <w:noProof/>
              </w:rPr>
              <w:t>Hoe werken zij? Bijvoorbeeld welke omgevingen, methoden en technieken gebruiken zij, en werken ze met bepaalde standaarden. Dit natuurlijk in zoverre dit voor jouw stage relevant is.</w:t>
            </w:r>
            <w:r>
              <w:rPr>
                <w:noProof/>
                <w:webHidden/>
              </w:rPr>
              <w:tab/>
            </w:r>
            <w:r>
              <w:rPr>
                <w:noProof/>
                <w:webHidden/>
              </w:rPr>
              <w:fldChar w:fldCharType="begin"/>
            </w:r>
            <w:r>
              <w:rPr>
                <w:noProof/>
                <w:webHidden/>
              </w:rPr>
              <w:instrText xml:space="preserve"> PAGEREF _Toc190692368 \h </w:instrText>
            </w:r>
            <w:r>
              <w:rPr>
                <w:noProof/>
                <w:webHidden/>
              </w:rPr>
            </w:r>
            <w:r>
              <w:rPr>
                <w:noProof/>
                <w:webHidden/>
              </w:rPr>
              <w:fldChar w:fldCharType="separate"/>
            </w:r>
            <w:r>
              <w:rPr>
                <w:noProof/>
                <w:webHidden/>
              </w:rPr>
              <w:t>5</w:t>
            </w:r>
            <w:r>
              <w:rPr>
                <w:noProof/>
                <w:webHidden/>
              </w:rPr>
              <w:fldChar w:fldCharType="end"/>
            </w:r>
          </w:hyperlink>
        </w:p>
        <w:p w14:paraId="5817C39B" w14:textId="14B3A633"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69" w:history="1">
            <w:r w:rsidRPr="00A133D0">
              <w:rPr>
                <w:rStyle w:val="Hyperlink"/>
                <w:noProof/>
              </w:rPr>
              <w:t>1.6</w:t>
            </w:r>
            <w:r>
              <w:rPr>
                <w:rFonts w:eastAsiaTheme="minorEastAsia"/>
                <w:i w:val="0"/>
                <w:color w:val="auto"/>
                <w:kern w:val="2"/>
                <w:sz w:val="24"/>
                <w:szCs w:val="24"/>
                <w:lang w:val="en-US" w:eastAsia="en-US"/>
                <w14:ligatures w14:val="standardContextual"/>
              </w:rPr>
              <w:tab/>
            </w:r>
            <w:r w:rsidRPr="00A133D0">
              <w:rPr>
                <w:rStyle w:val="Hyperlink"/>
                <w:noProof/>
              </w:rPr>
              <w:t>Beschrijf kort de functie van jouw begeleider, welke werkzaamheden en ervaring hij/zij heeft etc.</w:t>
            </w:r>
            <w:r>
              <w:rPr>
                <w:noProof/>
                <w:webHidden/>
              </w:rPr>
              <w:tab/>
            </w:r>
            <w:r>
              <w:rPr>
                <w:noProof/>
                <w:webHidden/>
              </w:rPr>
              <w:fldChar w:fldCharType="begin"/>
            </w:r>
            <w:r>
              <w:rPr>
                <w:noProof/>
                <w:webHidden/>
              </w:rPr>
              <w:instrText xml:space="preserve"> PAGEREF _Toc190692369 \h </w:instrText>
            </w:r>
            <w:r>
              <w:rPr>
                <w:noProof/>
                <w:webHidden/>
              </w:rPr>
            </w:r>
            <w:r>
              <w:rPr>
                <w:noProof/>
                <w:webHidden/>
              </w:rPr>
              <w:fldChar w:fldCharType="separate"/>
            </w:r>
            <w:r>
              <w:rPr>
                <w:noProof/>
                <w:webHidden/>
              </w:rPr>
              <w:t>5</w:t>
            </w:r>
            <w:r>
              <w:rPr>
                <w:noProof/>
                <w:webHidden/>
              </w:rPr>
              <w:fldChar w:fldCharType="end"/>
            </w:r>
          </w:hyperlink>
        </w:p>
        <w:p w14:paraId="22B7F2F1" w14:textId="34E55179" w:rsidR="004F1B34" w:rsidRDefault="004F1B34">
          <w:pPr>
            <w:pStyle w:val="TOC1"/>
            <w:tabs>
              <w:tab w:val="left" w:pos="400"/>
              <w:tab w:val="right" w:leader="dot" w:pos="9174"/>
            </w:tabs>
            <w:rPr>
              <w:rFonts w:eastAsiaTheme="minorEastAsia"/>
              <w:b w:val="0"/>
              <w:color w:val="auto"/>
              <w:kern w:val="2"/>
              <w:sz w:val="24"/>
              <w:szCs w:val="24"/>
              <w:lang w:val="en-US" w:eastAsia="en-US"/>
              <w14:ligatures w14:val="standardContextual"/>
            </w:rPr>
          </w:pPr>
          <w:hyperlink w:anchor="_Toc190692370" w:history="1">
            <w:r w:rsidRPr="00A133D0">
              <w:rPr>
                <w:rStyle w:val="Hyperlink"/>
                <w:noProof/>
              </w:rPr>
              <w:t>2</w:t>
            </w:r>
            <w:r>
              <w:rPr>
                <w:rFonts w:eastAsiaTheme="minorEastAsia"/>
                <w:b w:val="0"/>
                <w:color w:val="auto"/>
                <w:kern w:val="2"/>
                <w:sz w:val="24"/>
                <w:szCs w:val="24"/>
                <w:lang w:val="en-US" w:eastAsia="en-US"/>
                <w14:ligatures w14:val="standardContextual"/>
              </w:rPr>
              <w:tab/>
            </w:r>
            <w:r w:rsidRPr="00A133D0">
              <w:rPr>
                <w:rStyle w:val="Hyperlink"/>
                <w:noProof/>
              </w:rPr>
              <w:t>Stagedoelen</w:t>
            </w:r>
            <w:r>
              <w:rPr>
                <w:noProof/>
                <w:webHidden/>
              </w:rPr>
              <w:tab/>
            </w:r>
            <w:r>
              <w:rPr>
                <w:noProof/>
                <w:webHidden/>
              </w:rPr>
              <w:fldChar w:fldCharType="begin"/>
            </w:r>
            <w:r>
              <w:rPr>
                <w:noProof/>
                <w:webHidden/>
              </w:rPr>
              <w:instrText xml:space="preserve"> PAGEREF _Toc190692370 \h </w:instrText>
            </w:r>
            <w:r>
              <w:rPr>
                <w:noProof/>
                <w:webHidden/>
              </w:rPr>
            </w:r>
            <w:r>
              <w:rPr>
                <w:noProof/>
                <w:webHidden/>
              </w:rPr>
              <w:fldChar w:fldCharType="separate"/>
            </w:r>
            <w:r>
              <w:rPr>
                <w:noProof/>
                <w:webHidden/>
              </w:rPr>
              <w:t>6</w:t>
            </w:r>
            <w:r>
              <w:rPr>
                <w:noProof/>
                <w:webHidden/>
              </w:rPr>
              <w:fldChar w:fldCharType="end"/>
            </w:r>
          </w:hyperlink>
        </w:p>
        <w:p w14:paraId="05EFD508" w14:textId="520111DC"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1" w:history="1">
            <w:r w:rsidRPr="00A133D0">
              <w:rPr>
                <w:rStyle w:val="Hyperlink"/>
                <w:noProof/>
              </w:rPr>
              <w:t>2.1</w:t>
            </w:r>
            <w:r>
              <w:rPr>
                <w:rFonts w:eastAsiaTheme="minorEastAsia"/>
                <w:i w:val="0"/>
                <w:color w:val="auto"/>
                <w:kern w:val="2"/>
                <w:sz w:val="24"/>
                <w:szCs w:val="24"/>
                <w:lang w:val="en-US" w:eastAsia="en-US"/>
                <w14:ligatures w14:val="standardContextual"/>
              </w:rPr>
              <w:tab/>
            </w:r>
            <w:r w:rsidRPr="00A133D0">
              <w:rPr>
                <w:rStyle w:val="Hyperlink"/>
                <w:noProof/>
              </w:rPr>
              <w:t>Stagedoel 1: Advies over eenheden library</w:t>
            </w:r>
            <w:r>
              <w:rPr>
                <w:noProof/>
                <w:webHidden/>
              </w:rPr>
              <w:tab/>
            </w:r>
            <w:r>
              <w:rPr>
                <w:noProof/>
                <w:webHidden/>
              </w:rPr>
              <w:fldChar w:fldCharType="begin"/>
            </w:r>
            <w:r>
              <w:rPr>
                <w:noProof/>
                <w:webHidden/>
              </w:rPr>
              <w:instrText xml:space="preserve"> PAGEREF _Toc190692371 \h </w:instrText>
            </w:r>
            <w:r>
              <w:rPr>
                <w:noProof/>
                <w:webHidden/>
              </w:rPr>
            </w:r>
            <w:r>
              <w:rPr>
                <w:noProof/>
                <w:webHidden/>
              </w:rPr>
              <w:fldChar w:fldCharType="separate"/>
            </w:r>
            <w:r>
              <w:rPr>
                <w:noProof/>
                <w:webHidden/>
              </w:rPr>
              <w:t>6</w:t>
            </w:r>
            <w:r>
              <w:rPr>
                <w:noProof/>
                <w:webHidden/>
              </w:rPr>
              <w:fldChar w:fldCharType="end"/>
            </w:r>
          </w:hyperlink>
        </w:p>
        <w:p w14:paraId="5CCC4056" w14:textId="236EEE0E"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2" w:history="1">
            <w:r w:rsidRPr="00A133D0">
              <w:rPr>
                <w:rStyle w:val="Hyperlink"/>
                <w:noProof/>
              </w:rPr>
              <w:t>2.2</w:t>
            </w:r>
            <w:r>
              <w:rPr>
                <w:rFonts w:eastAsiaTheme="minorEastAsia"/>
                <w:i w:val="0"/>
                <w:color w:val="auto"/>
                <w:kern w:val="2"/>
                <w:sz w:val="24"/>
                <w:szCs w:val="24"/>
                <w:lang w:val="en-US" w:eastAsia="en-US"/>
                <w14:ligatures w14:val="standardContextual"/>
              </w:rPr>
              <w:tab/>
            </w:r>
            <w:r w:rsidRPr="00A133D0">
              <w:rPr>
                <w:rStyle w:val="Hyperlink"/>
                <w:noProof/>
              </w:rPr>
              <w:t>Stagedoel 2: Analyse veelgebruikte eenheden binnen Inspiro</w:t>
            </w:r>
            <w:r>
              <w:rPr>
                <w:noProof/>
                <w:webHidden/>
              </w:rPr>
              <w:tab/>
            </w:r>
            <w:r>
              <w:rPr>
                <w:noProof/>
                <w:webHidden/>
              </w:rPr>
              <w:fldChar w:fldCharType="begin"/>
            </w:r>
            <w:r>
              <w:rPr>
                <w:noProof/>
                <w:webHidden/>
              </w:rPr>
              <w:instrText xml:space="preserve"> PAGEREF _Toc190692372 \h </w:instrText>
            </w:r>
            <w:r>
              <w:rPr>
                <w:noProof/>
                <w:webHidden/>
              </w:rPr>
            </w:r>
            <w:r>
              <w:rPr>
                <w:noProof/>
                <w:webHidden/>
              </w:rPr>
              <w:fldChar w:fldCharType="separate"/>
            </w:r>
            <w:r>
              <w:rPr>
                <w:noProof/>
                <w:webHidden/>
              </w:rPr>
              <w:t>9</w:t>
            </w:r>
            <w:r>
              <w:rPr>
                <w:noProof/>
                <w:webHidden/>
              </w:rPr>
              <w:fldChar w:fldCharType="end"/>
            </w:r>
          </w:hyperlink>
        </w:p>
        <w:p w14:paraId="22CD186F" w14:textId="710B8142"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3" w:history="1">
            <w:r w:rsidRPr="00A133D0">
              <w:rPr>
                <w:rStyle w:val="Hyperlink"/>
                <w:noProof/>
              </w:rPr>
              <w:t>2.3</w:t>
            </w:r>
            <w:r>
              <w:rPr>
                <w:rFonts w:eastAsiaTheme="minorEastAsia"/>
                <w:i w:val="0"/>
                <w:color w:val="auto"/>
                <w:kern w:val="2"/>
                <w:sz w:val="24"/>
                <w:szCs w:val="24"/>
                <w:lang w:val="en-US" w:eastAsia="en-US"/>
                <w14:ligatures w14:val="standardContextual"/>
              </w:rPr>
              <w:tab/>
            </w:r>
            <w:r w:rsidRPr="00A133D0">
              <w:rPr>
                <w:rStyle w:val="Hyperlink"/>
                <w:noProof/>
              </w:rPr>
              <w:t>Stagedoel 3: Integratie library in bestaand ontwerp</w:t>
            </w:r>
            <w:r>
              <w:rPr>
                <w:noProof/>
                <w:webHidden/>
              </w:rPr>
              <w:tab/>
            </w:r>
            <w:r>
              <w:rPr>
                <w:noProof/>
                <w:webHidden/>
              </w:rPr>
              <w:fldChar w:fldCharType="begin"/>
            </w:r>
            <w:r>
              <w:rPr>
                <w:noProof/>
                <w:webHidden/>
              </w:rPr>
              <w:instrText xml:space="preserve"> PAGEREF _Toc190692373 \h </w:instrText>
            </w:r>
            <w:r>
              <w:rPr>
                <w:noProof/>
                <w:webHidden/>
              </w:rPr>
            </w:r>
            <w:r>
              <w:rPr>
                <w:noProof/>
                <w:webHidden/>
              </w:rPr>
              <w:fldChar w:fldCharType="separate"/>
            </w:r>
            <w:r>
              <w:rPr>
                <w:noProof/>
                <w:webHidden/>
              </w:rPr>
              <w:t>11</w:t>
            </w:r>
            <w:r>
              <w:rPr>
                <w:noProof/>
                <w:webHidden/>
              </w:rPr>
              <w:fldChar w:fldCharType="end"/>
            </w:r>
          </w:hyperlink>
        </w:p>
        <w:p w14:paraId="312F1119" w14:textId="56E0DAB3"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4" w:history="1">
            <w:r w:rsidRPr="00A133D0">
              <w:rPr>
                <w:rStyle w:val="Hyperlink"/>
                <w:noProof/>
                <w:lang w:val="en-US"/>
              </w:rPr>
              <w:t>2.4</w:t>
            </w:r>
            <w:r>
              <w:rPr>
                <w:rFonts w:eastAsiaTheme="minorEastAsia"/>
                <w:i w:val="0"/>
                <w:color w:val="auto"/>
                <w:kern w:val="2"/>
                <w:sz w:val="24"/>
                <w:szCs w:val="24"/>
                <w:lang w:val="en-US" w:eastAsia="en-US"/>
                <w14:ligatures w14:val="standardContextual"/>
              </w:rPr>
              <w:tab/>
            </w:r>
            <w:r w:rsidRPr="00A133D0">
              <w:rPr>
                <w:rStyle w:val="Hyperlink"/>
                <w:noProof/>
                <w:lang w:val="en-US"/>
              </w:rPr>
              <w:t>Stagedoel 4: Unittesten van library in example</w:t>
            </w:r>
            <w:r>
              <w:rPr>
                <w:noProof/>
                <w:webHidden/>
              </w:rPr>
              <w:tab/>
            </w:r>
            <w:r>
              <w:rPr>
                <w:noProof/>
                <w:webHidden/>
              </w:rPr>
              <w:fldChar w:fldCharType="begin"/>
            </w:r>
            <w:r>
              <w:rPr>
                <w:noProof/>
                <w:webHidden/>
              </w:rPr>
              <w:instrText xml:space="preserve"> PAGEREF _Toc190692374 \h </w:instrText>
            </w:r>
            <w:r>
              <w:rPr>
                <w:noProof/>
                <w:webHidden/>
              </w:rPr>
            </w:r>
            <w:r>
              <w:rPr>
                <w:noProof/>
                <w:webHidden/>
              </w:rPr>
              <w:fldChar w:fldCharType="separate"/>
            </w:r>
            <w:r>
              <w:rPr>
                <w:noProof/>
                <w:webHidden/>
              </w:rPr>
              <w:t>13</w:t>
            </w:r>
            <w:r>
              <w:rPr>
                <w:noProof/>
                <w:webHidden/>
              </w:rPr>
              <w:fldChar w:fldCharType="end"/>
            </w:r>
          </w:hyperlink>
        </w:p>
        <w:p w14:paraId="75AFBD74" w14:textId="3AADD009"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5" w:history="1">
            <w:r w:rsidRPr="00A133D0">
              <w:rPr>
                <w:rStyle w:val="Hyperlink"/>
                <w:noProof/>
              </w:rPr>
              <w:t>2.5</w:t>
            </w:r>
            <w:r>
              <w:rPr>
                <w:rFonts w:eastAsiaTheme="minorEastAsia"/>
                <w:i w:val="0"/>
                <w:color w:val="auto"/>
                <w:kern w:val="2"/>
                <w:sz w:val="24"/>
                <w:szCs w:val="24"/>
                <w:lang w:val="en-US" w:eastAsia="en-US"/>
                <w14:ligatures w14:val="standardContextual"/>
              </w:rPr>
              <w:tab/>
            </w:r>
            <w:r w:rsidRPr="00A133D0">
              <w:rPr>
                <w:rStyle w:val="Hyperlink"/>
                <w:noProof/>
              </w:rPr>
              <w:t>Stagedoel 5 (PS): Onderzoek library</w:t>
            </w:r>
            <w:r>
              <w:rPr>
                <w:noProof/>
                <w:webHidden/>
              </w:rPr>
              <w:tab/>
            </w:r>
            <w:r>
              <w:rPr>
                <w:noProof/>
                <w:webHidden/>
              </w:rPr>
              <w:fldChar w:fldCharType="begin"/>
            </w:r>
            <w:r>
              <w:rPr>
                <w:noProof/>
                <w:webHidden/>
              </w:rPr>
              <w:instrText xml:space="preserve"> PAGEREF _Toc190692375 \h </w:instrText>
            </w:r>
            <w:r>
              <w:rPr>
                <w:noProof/>
                <w:webHidden/>
              </w:rPr>
            </w:r>
            <w:r>
              <w:rPr>
                <w:noProof/>
                <w:webHidden/>
              </w:rPr>
              <w:fldChar w:fldCharType="separate"/>
            </w:r>
            <w:r>
              <w:rPr>
                <w:noProof/>
                <w:webHidden/>
              </w:rPr>
              <w:t>15</w:t>
            </w:r>
            <w:r>
              <w:rPr>
                <w:noProof/>
                <w:webHidden/>
              </w:rPr>
              <w:fldChar w:fldCharType="end"/>
            </w:r>
          </w:hyperlink>
        </w:p>
        <w:p w14:paraId="7203EF04" w14:textId="1E94C934" w:rsidR="004F1B34" w:rsidRDefault="004F1B34">
          <w:pPr>
            <w:pStyle w:val="TOC2"/>
            <w:tabs>
              <w:tab w:val="left" w:pos="800"/>
              <w:tab w:val="right" w:leader="dot" w:pos="9174"/>
            </w:tabs>
            <w:rPr>
              <w:rFonts w:eastAsiaTheme="minorEastAsia"/>
              <w:i w:val="0"/>
              <w:color w:val="auto"/>
              <w:kern w:val="2"/>
              <w:sz w:val="24"/>
              <w:szCs w:val="24"/>
              <w:lang w:val="en-US" w:eastAsia="en-US"/>
              <w14:ligatures w14:val="standardContextual"/>
            </w:rPr>
          </w:pPr>
          <w:hyperlink w:anchor="_Toc190692376" w:history="1">
            <w:r w:rsidRPr="00A133D0">
              <w:rPr>
                <w:rStyle w:val="Hyperlink"/>
                <w:noProof/>
              </w:rPr>
              <w:t>2.6</w:t>
            </w:r>
            <w:r>
              <w:rPr>
                <w:rFonts w:eastAsiaTheme="minorEastAsia"/>
                <w:i w:val="0"/>
                <w:color w:val="auto"/>
                <w:kern w:val="2"/>
                <w:sz w:val="24"/>
                <w:szCs w:val="24"/>
                <w:lang w:val="en-US" w:eastAsia="en-US"/>
                <w14:ligatures w14:val="standardContextual"/>
              </w:rPr>
              <w:tab/>
            </w:r>
            <w:r w:rsidRPr="00A133D0">
              <w:rPr>
                <w:rStyle w:val="Hyperlink"/>
                <w:noProof/>
              </w:rPr>
              <w:t>Stagedoel 6 (PS): Doelgericht interacteren</w:t>
            </w:r>
            <w:r>
              <w:rPr>
                <w:noProof/>
                <w:webHidden/>
              </w:rPr>
              <w:tab/>
            </w:r>
            <w:r>
              <w:rPr>
                <w:noProof/>
                <w:webHidden/>
              </w:rPr>
              <w:fldChar w:fldCharType="begin"/>
            </w:r>
            <w:r>
              <w:rPr>
                <w:noProof/>
                <w:webHidden/>
              </w:rPr>
              <w:instrText xml:space="preserve"> PAGEREF _Toc190692376 \h </w:instrText>
            </w:r>
            <w:r>
              <w:rPr>
                <w:noProof/>
                <w:webHidden/>
              </w:rPr>
            </w:r>
            <w:r>
              <w:rPr>
                <w:noProof/>
                <w:webHidden/>
              </w:rPr>
              <w:fldChar w:fldCharType="separate"/>
            </w:r>
            <w:r>
              <w:rPr>
                <w:noProof/>
                <w:webHidden/>
              </w:rPr>
              <w:t>17</w:t>
            </w:r>
            <w:r>
              <w:rPr>
                <w:noProof/>
                <w:webHidden/>
              </w:rPr>
              <w:fldChar w:fldCharType="end"/>
            </w:r>
          </w:hyperlink>
        </w:p>
        <w:p w14:paraId="1BF5719A" w14:textId="4DF624A4" w:rsidR="004F1B34" w:rsidRDefault="004F1B34">
          <w:pPr>
            <w:pStyle w:val="TOC1"/>
            <w:tabs>
              <w:tab w:val="left" w:pos="400"/>
              <w:tab w:val="right" w:leader="dot" w:pos="9174"/>
            </w:tabs>
            <w:rPr>
              <w:rFonts w:eastAsiaTheme="minorEastAsia"/>
              <w:b w:val="0"/>
              <w:color w:val="auto"/>
              <w:kern w:val="2"/>
              <w:sz w:val="24"/>
              <w:szCs w:val="24"/>
              <w:lang w:val="en-US" w:eastAsia="en-US"/>
              <w14:ligatures w14:val="standardContextual"/>
            </w:rPr>
          </w:pPr>
          <w:hyperlink w:anchor="_Toc190692377" w:history="1">
            <w:r w:rsidRPr="00A133D0">
              <w:rPr>
                <w:rStyle w:val="Hyperlink"/>
                <w:noProof/>
              </w:rPr>
              <w:t>3</w:t>
            </w:r>
            <w:r>
              <w:rPr>
                <w:rFonts w:eastAsiaTheme="minorEastAsia"/>
                <w:b w:val="0"/>
                <w:color w:val="auto"/>
                <w:kern w:val="2"/>
                <w:sz w:val="24"/>
                <w:szCs w:val="24"/>
                <w:lang w:val="en-US" w:eastAsia="en-US"/>
                <w14:ligatures w14:val="standardContextual"/>
              </w:rPr>
              <w:tab/>
            </w:r>
            <w:r w:rsidRPr="00A133D0">
              <w:rPr>
                <w:rStyle w:val="Hyperlink"/>
                <w:noProof/>
              </w:rPr>
              <w:t>VERPLICHTE ONDERDELEN</w:t>
            </w:r>
            <w:r>
              <w:rPr>
                <w:noProof/>
                <w:webHidden/>
              </w:rPr>
              <w:tab/>
            </w:r>
            <w:r>
              <w:rPr>
                <w:noProof/>
                <w:webHidden/>
              </w:rPr>
              <w:fldChar w:fldCharType="begin"/>
            </w:r>
            <w:r>
              <w:rPr>
                <w:noProof/>
                <w:webHidden/>
              </w:rPr>
              <w:instrText xml:space="preserve"> PAGEREF _Toc190692377 \h </w:instrText>
            </w:r>
            <w:r>
              <w:rPr>
                <w:noProof/>
                <w:webHidden/>
              </w:rPr>
            </w:r>
            <w:r>
              <w:rPr>
                <w:noProof/>
                <w:webHidden/>
              </w:rPr>
              <w:fldChar w:fldCharType="separate"/>
            </w:r>
            <w:r>
              <w:rPr>
                <w:noProof/>
                <w:webHidden/>
              </w:rPr>
              <w:t>19</w:t>
            </w:r>
            <w:r>
              <w:rPr>
                <w:noProof/>
                <w:webHidden/>
              </w:rPr>
              <w:fldChar w:fldCharType="end"/>
            </w:r>
          </w:hyperlink>
        </w:p>
        <w:p w14:paraId="3213F23E" w14:textId="4FB42350" w:rsidR="004F1B34" w:rsidRDefault="004F1B34">
          <w:pPr>
            <w:pStyle w:val="TOC1"/>
            <w:tabs>
              <w:tab w:val="left" w:pos="400"/>
              <w:tab w:val="right" w:leader="dot" w:pos="9174"/>
            </w:tabs>
            <w:rPr>
              <w:rFonts w:eastAsiaTheme="minorEastAsia"/>
              <w:b w:val="0"/>
              <w:color w:val="auto"/>
              <w:kern w:val="2"/>
              <w:sz w:val="24"/>
              <w:szCs w:val="24"/>
              <w:lang w:val="en-US" w:eastAsia="en-US"/>
              <w14:ligatures w14:val="standardContextual"/>
            </w:rPr>
          </w:pPr>
          <w:hyperlink w:anchor="_Toc190692378" w:history="1">
            <w:r w:rsidRPr="00A133D0">
              <w:rPr>
                <w:rStyle w:val="Hyperlink"/>
                <w:noProof/>
              </w:rPr>
              <w:t>4</w:t>
            </w:r>
            <w:r>
              <w:rPr>
                <w:rFonts w:eastAsiaTheme="minorEastAsia"/>
                <w:b w:val="0"/>
                <w:color w:val="auto"/>
                <w:kern w:val="2"/>
                <w:sz w:val="24"/>
                <w:szCs w:val="24"/>
                <w:lang w:val="en-US" w:eastAsia="en-US"/>
                <w14:ligatures w14:val="standardContextual"/>
              </w:rPr>
              <w:tab/>
            </w:r>
            <w:r w:rsidRPr="00A133D0">
              <w:rPr>
                <w:rStyle w:val="Hyperlink"/>
                <w:noProof/>
              </w:rPr>
              <w:t>TIJDLIJN</w:t>
            </w:r>
            <w:r>
              <w:rPr>
                <w:noProof/>
                <w:webHidden/>
              </w:rPr>
              <w:tab/>
            </w:r>
            <w:r>
              <w:rPr>
                <w:noProof/>
                <w:webHidden/>
              </w:rPr>
              <w:fldChar w:fldCharType="begin"/>
            </w:r>
            <w:r>
              <w:rPr>
                <w:noProof/>
                <w:webHidden/>
              </w:rPr>
              <w:instrText xml:space="preserve"> PAGEREF _Toc190692378 \h </w:instrText>
            </w:r>
            <w:r>
              <w:rPr>
                <w:noProof/>
                <w:webHidden/>
              </w:rPr>
            </w:r>
            <w:r>
              <w:rPr>
                <w:noProof/>
                <w:webHidden/>
              </w:rPr>
              <w:fldChar w:fldCharType="separate"/>
            </w:r>
            <w:r>
              <w:rPr>
                <w:noProof/>
                <w:webHidden/>
              </w:rPr>
              <w:t>21</w:t>
            </w:r>
            <w:r>
              <w:rPr>
                <w:noProof/>
                <w:webHidden/>
              </w:rPr>
              <w:fldChar w:fldCharType="end"/>
            </w:r>
          </w:hyperlink>
        </w:p>
        <w:p w14:paraId="4241116F" w14:textId="50E6B81C" w:rsidR="004F1B34" w:rsidRDefault="004F1B34">
          <w:pPr>
            <w:pStyle w:val="TOC1"/>
            <w:tabs>
              <w:tab w:val="left" w:pos="400"/>
              <w:tab w:val="right" w:leader="dot" w:pos="9174"/>
            </w:tabs>
            <w:rPr>
              <w:rFonts w:eastAsiaTheme="minorEastAsia"/>
              <w:b w:val="0"/>
              <w:color w:val="auto"/>
              <w:kern w:val="2"/>
              <w:sz w:val="24"/>
              <w:szCs w:val="24"/>
              <w:lang w:val="en-US" w:eastAsia="en-US"/>
              <w14:ligatures w14:val="standardContextual"/>
            </w:rPr>
          </w:pPr>
          <w:hyperlink w:anchor="_Toc190692379" w:history="1">
            <w:r w:rsidRPr="00A133D0">
              <w:rPr>
                <w:rStyle w:val="Hyperlink"/>
                <w:noProof/>
              </w:rPr>
              <w:t>5</w:t>
            </w:r>
            <w:r>
              <w:rPr>
                <w:rFonts w:eastAsiaTheme="minorEastAsia"/>
                <w:b w:val="0"/>
                <w:color w:val="auto"/>
                <w:kern w:val="2"/>
                <w:sz w:val="24"/>
                <w:szCs w:val="24"/>
                <w:lang w:val="en-US" w:eastAsia="en-US"/>
                <w14:ligatures w14:val="standardContextual"/>
              </w:rPr>
              <w:tab/>
            </w:r>
            <w:r w:rsidRPr="00A133D0">
              <w:rPr>
                <w:rStyle w:val="Hyperlink"/>
                <w:noProof/>
              </w:rPr>
              <w:t>Bronnen</w:t>
            </w:r>
            <w:r>
              <w:rPr>
                <w:noProof/>
                <w:webHidden/>
              </w:rPr>
              <w:tab/>
            </w:r>
            <w:r>
              <w:rPr>
                <w:noProof/>
                <w:webHidden/>
              </w:rPr>
              <w:fldChar w:fldCharType="begin"/>
            </w:r>
            <w:r>
              <w:rPr>
                <w:noProof/>
                <w:webHidden/>
              </w:rPr>
              <w:instrText xml:space="preserve"> PAGEREF _Toc190692379 \h </w:instrText>
            </w:r>
            <w:r>
              <w:rPr>
                <w:noProof/>
                <w:webHidden/>
              </w:rPr>
            </w:r>
            <w:r>
              <w:rPr>
                <w:noProof/>
                <w:webHidden/>
              </w:rPr>
              <w:fldChar w:fldCharType="separate"/>
            </w:r>
            <w:r>
              <w:rPr>
                <w:noProof/>
                <w:webHidden/>
              </w:rPr>
              <w:t>22</w:t>
            </w:r>
            <w:r>
              <w:rPr>
                <w:noProof/>
                <w:webHidden/>
              </w:rPr>
              <w:fldChar w:fldCharType="end"/>
            </w:r>
          </w:hyperlink>
        </w:p>
        <w:p w14:paraId="6E093B56" w14:textId="5546B227" w:rsidR="00847BA7" w:rsidRPr="000230A8" w:rsidRDefault="2167AB1C" w:rsidP="6774863C">
          <w:pPr>
            <w:pStyle w:val="TOC1"/>
            <w:tabs>
              <w:tab w:val="left" w:pos="390"/>
              <w:tab w:val="right" w:leader="dot" w:pos="9165"/>
            </w:tabs>
            <w:rPr>
              <w:rStyle w:val="Hyperlink"/>
              <w:kern w:val="2"/>
              <w14:ligatures w14:val="standardContextual"/>
            </w:rPr>
          </w:pPr>
          <w:r w:rsidRPr="000230A8">
            <w:fldChar w:fldCharType="end"/>
          </w:r>
        </w:p>
      </w:sdtContent>
    </w:sdt>
    <w:p w14:paraId="1661FFF7" w14:textId="7336343F" w:rsidR="06FF7FA3" w:rsidRPr="000230A8" w:rsidRDefault="06FF7FA3" w:rsidP="06FF7FA3">
      <w:pPr>
        <w:pStyle w:val="TOC1"/>
        <w:tabs>
          <w:tab w:val="left" w:pos="390"/>
          <w:tab w:val="right" w:leader="dot" w:pos="9180"/>
        </w:tabs>
        <w:rPr>
          <w:rStyle w:val="Hyperlink"/>
        </w:rPr>
      </w:pPr>
    </w:p>
    <w:p w14:paraId="4C71F7C1" w14:textId="20998E84" w:rsidR="00D6513F" w:rsidRPr="000230A8" w:rsidRDefault="00D6513F"/>
    <w:p w14:paraId="5EB73EE7" w14:textId="0C184098" w:rsidR="00534B3A" w:rsidRPr="000230A8" w:rsidRDefault="000A1F7F" w:rsidP="6333F12F">
      <w:pPr>
        <w:rPr>
          <w:rFonts w:ascii="Arial Narrow" w:hAnsi="Arial Narrow"/>
          <w:b/>
          <w:bCs/>
          <w:caps/>
          <w:sz w:val="28"/>
          <w:szCs w:val="28"/>
        </w:rPr>
      </w:pPr>
      <w:r w:rsidRPr="000230A8">
        <w:br w:type="page"/>
      </w:r>
    </w:p>
    <w:p w14:paraId="69EA350F" w14:textId="080747E8" w:rsidR="00B62C3E" w:rsidRPr="000230A8" w:rsidRDefault="37E6B9AB" w:rsidP="00B62C3E">
      <w:pPr>
        <w:pStyle w:val="Heading1"/>
        <w:rPr>
          <w:noProof/>
        </w:rPr>
      </w:pPr>
      <w:bookmarkStart w:id="16" w:name="_Toc190692363"/>
      <w:r w:rsidRPr="000230A8">
        <w:rPr>
          <w:noProof/>
        </w:rPr>
        <w:lastRenderedPageBreak/>
        <w:t>C</w:t>
      </w:r>
      <w:r w:rsidR="2D4669F7" w:rsidRPr="000230A8">
        <w:rPr>
          <w:noProof/>
        </w:rPr>
        <w:t>ontext</w:t>
      </w:r>
      <w:bookmarkEnd w:id="15"/>
      <w:r w:rsidRPr="000230A8">
        <w:rPr>
          <w:noProof/>
        </w:rPr>
        <w:t xml:space="preserve"> &amp; organisatiebeschrijving</w:t>
      </w:r>
      <w:bookmarkEnd w:id="16"/>
    </w:p>
    <w:p w14:paraId="2B9E9063" w14:textId="77777777" w:rsidR="00B62C3E" w:rsidRPr="000230A8" w:rsidRDefault="00B62C3E" w:rsidP="00B62C3E"/>
    <w:p w14:paraId="6B62A65B" w14:textId="34E1BF09" w:rsidR="00B62C3E" w:rsidRPr="000230A8" w:rsidRDefault="20DF5B79" w:rsidP="00B62C3E">
      <w:pPr>
        <w:pStyle w:val="Heading2"/>
        <w:rPr>
          <w:noProof/>
        </w:rPr>
      </w:pPr>
      <w:bookmarkStart w:id="17" w:name="_Toc190692364"/>
      <w:r w:rsidRPr="000230A8">
        <w:rPr>
          <w:noProof/>
        </w:rPr>
        <w:t>Naam organisatie</w:t>
      </w:r>
      <w:bookmarkEnd w:id="17"/>
    </w:p>
    <w:p w14:paraId="4B09ECCC" w14:textId="6A2FB277" w:rsidR="00B62C3E" w:rsidRPr="000230A8" w:rsidRDefault="00B62C3E" w:rsidP="00B62C3E">
      <w:r w:rsidRPr="000230A8">
        <w:t>Inspiro B.V.</w:t>
      </w:r>
      <w:r w:rsidRPr="000230A8">
        <w:br/>
      </w:r>
    </w:p>
    <w:p w14:paraId="4294E439" w14:textId="77777777" w:rsidR="00B62C3E" w:rsidRPr="000230A8" w:rsidRDefault="20DF5B79" w:rsidP="00B62C3E">
      <w:pPr>
        <w:pStyle w:val="Heading2"/>
        <w:rPr>
          <w:noProof/>
        </w:rPr>
      </w:pPr>
      <w:bookmarkStart w:id="18" w:name="_Toc190692365"/>
      <w:r w:rsidRPr="000230A8">
        <w:rPr>
          <w:noProof/>
        </w:rPr>
        <w:t>Wat is de organisatie, wat zijn hun producten en/of diensten? Kortom, wat ‘doen’ ze;</w:t>
      </w:r>
      <w:bookmarkEnd w:id="18"/>
    </w:p>
    <w:p w14:paraId="276E296F" w14:textId="1C1F2094" w:rsidR="00BA5139" w:rsidRPr="000230A8" w:rsidRDefault="31988CCC" w:rsidP="00BA5139">
      <w:r w:rsidRPr="000230A8">
        <w:t xml:space="preserve">Inspiro is </w:t>
      </w:r>
      <w:r w:rsidR="6516D485" w:rsidRPr="000230A8">
        <w:t xml:space="preserve">een </w:t>
      </w:r>
      <w:r w:rsidR="244A314A" w:rsidRPr="000230A8">
        <w:t xml:space="preserve">Embedded </w:t>
      </w:r>
      <w:r w:rsidR="6516D485" w:rsidRPr="000230A8">
        <w:t xml:space="preserve">bedrijf </w:t>
      </w:r>
      <w:r w:rsidR="0101B3A6" w:rsidRPr="000230A8">
        <w:t xml:space="preserve">die </w:t>
      </w:r>
      <w:r w:rsidR="2B248040" w:rsidRPr="000230A8">
        <w:t>kennis heeft van zowel hard- als software</w:t>
      </w:r>
      <w:r w:rsidR="0101B3A6" w:rsidRPr="000230A8">
        <w:t xml:space="preserve">. </w:t>
      </w:r>
      <w:r w:rsidR="65070AE0" w:rsidRPr="000230A8">
        <w:t>De beste manier om over Inspiro na te de</w:t>
      </w:r>
      <w:r w:rsidR="009C2A2C">
        <w:t>n</w:t>
      </w:r>
      <w:r w:rsidR="65070AE0" w:rsidRPr="000230A8">
        <w:t>ken is als een grote bron</w:t>
      </w:r>
      <w:r w:rsidR="0042697D">
        <w:t xml:space="preserve"> van</w:t>
      </w:r>
      <w:r w:rsidR="65070AE0" w:rsidRPr="000230A8">
        <w:t xml:space="preserve"> kennis. De diensten die Inspiro </w:t>
      </w:r>
      <w:r w:rsidR="0042697D">
        <w:t>vervolgens</w:t>
      </w:r>
      <w:r w:rsidR="0042697D" w:rsidRPr="000230A8">
        <w:t xml:space="preserve"> </w:t>
      </w:r>
      <w:r w:rsidR="65070AE0" w:rsidRPr="000230A8">
        <w:t xml:space="preserve">aan andere bedrijven levert, </w:t>
      </w:r>
      <w:commentRangeStart w:id="19"/>
      <w:r w:rsidR="65070AE0" w:rsidRPr="000230A8">
        <w:t xml:space="preserve">zijn </w:t>
      </w:r>
      <w:r w:rsidR="1E956645" w:rsidRPr="000230A8">
        <w:t xml:space="preserve">de </w:t>
      </w:r>
      <w:r w:rsidR="65070AE0" w:rsidRPr="000230A8">
        <w:t>kennis en ervaring</w:t>
      </w:r>
      <w:r w:rsidR="5AA6A2B3" w:rsidRPr="000230A8">
        <w:t xml:space="preserve"> waarmee het </w:t>
      </w:r>
      <w:r w:rsidR="009B594D" w:rsidRPr="000230A8">
        <w:t xml:space="preserve">desbetreffende </w:t>
      </w:r>
      <w:r w:rsidR="5AA6A2B3" w:rsidRPr="000230A8">
        <w:t>bedrijf ondersteun</w:t>
      </w:r>
      <w:r w:rsidR="00011417">
        <w:t>d</w:t>
      </w:r>
      <w:r w:rsidR="5AA6A2B3" w:rsidRPr="000230A8">
        <w:t xml:space="preserve"> wordt in het maken </w:t>
      </w:r>
      <w:r w:rsidR="0051660B" w:rsidRPr="000230A8">
        <w:t xml:space="preserve">van hun </w:t>
      </w:r>
      <w:r w:rsidR="5AA6A2B3" w:rsidRPr="000230A8">
        <w:t>product</w:t>
      </w:r>
      <w:r w:rsidR="007F3123">
        <w:t xml:space="preserve">, maar ook </w:t>
      </w:r>
      <w:r w:rsidR="009600D6">
        <w:t>daadwerkelijke producten die.</w:t>
      </w:r>
      <w:r w:rsidR="5AA6A2B3" w:rsidRPr="000230A8">
        <w:t xml:space="preserve"> </w:t>
      </w:r>
      <w:commentRangeEnd w:id="19"/>
      <w:r w:rsidR="005D30A9">
        <w:rPr>
          <w:rStyle w:val="CommentReference"/>
        </w:rPr>
        <w:commentReference w:id="19"/>
      </w:r>
    </w:p>
    <w:p w14:paraId="7571C268" w14:textId="675E2F33" w:rsidR="00BA5139" w:rsidRPr="000230A8" w:rsidRDefault="00BA5139" w:rsidP="00BA5139"/>
    <w:p w14:paraId="3BCA4C3C" w14:textId="7D51A845" w:rsidR="00BA5139" w:rsidRPr="000230A8" w:rsidRDefault="00B909E3" w:rsidP="00BA5139">
      <w:commentRangeStart w:id="20"/>
      <w:r w:rsidRPr="000230A8">
        <w:t>Een voorbeeld is</w:t>
      </w:r>
      <w:r w:rsidR="00417637" w:rsidRPr="000230A8">
        <w:t>:</w:t>
      </w:r>
      <w:r w:rsidRPr="000230A8">
        <w:t xml:space="preserve"> bedrijf A heeft een product </w:t>
      </w:r>
      <w:r w:rsidR="03C14140" w:rsidRPr="000230A8">
        <w:t>dat</w:t>
      </w:r>
      <w:r w:rsidR="004A64DE" w:rsidRPr="000230A8">
        <w:t xml:space="preserve"> zij maken, maar om mee te gaan met de technologie willen ze nu een app maken </w:t>
      </w:r>
      <w:r w:rsidR="00733F9E" w:rsidRPr="000230A8">
        <w:t xml:space="preserve">waarmee je het desbetreffende product kan </w:t>
      </w:r>
      <w:r w:rsidR="00E038CB" w:rsidRPr="000230A8">
        <w:t>instellen</w:t>
      </w:r>
      <w:r w:rsidR="002C7876" w:rsidRPr="000230A8">
        <w:t>, monitoren of iets anders. Het product bestaat dus al, maar het Embedded gedeelte niet en</w:t>
      </w:r>
      <w:r w:rsidR="2009314A" w:rsidRPr="000230A8">
        <w:t xml:space="preserve"> zelf h</w:t>
      </w:r>
      <w:r w:rsidR="002C7876" w:rsidRPr="000230A8">
        <w:t>ebb</w:t>
      </w:r>
      <w:r w:rsidR="2009314A" w:rsidRPr="000230A8">
        <w:t xml:space="preserve">en ze hier de kennis en mankracht niet voor. Hier komt Inspiro in beeld, omdat zij wel de kennis en </w:t>
      </w:r>
      <w:commentRangeEnd w:id="20"/>
      <w:r w:rsidRPr="000230A8">
        <w:rPr>
          <w:rStyle w:val="CommentReference"/>
        </w:rPr>
        <w:commentReference w:id="20"/>
      </w:r>
      <w:r w:rsidR="2009314A" w:rsidRPr="000230A8">
        <w:t xml:space="preserve">mankracht hebben om het te maken. </w:t>
      </w:r>
      <w:r w:rsidRPr="000230A8">
        <w:br/>
      </w:r>
      <w:r w:rsidR="32B31502" w:rsidRPr="000230A8">
        <w:t xml:space="preserve">Zo komt de opdracht dan bij Inspiro, </w:t>
      </w:r>
      <w:r w:rsidR="4E31390D" w:rsidRPr="000230A8">
        <w:t xml:space="preserve">waarna </w:t>
      </w:r>
      <w:r w:rsidR="32B31502" w:rsidRPr="000230A8">
        <w:t xml:space="preserve">er geholpen wordt met het onderzoeken, ontwikkelen en produceren van het </w:t>
      </w:r>
      <w:r w:rsidR="005A2D38" w:rsidRPr="000230A8">
        <w:t>vernieuwde</w:t>
      </w:r>
      <w:r w:rsidR="32B31502" w:rsidRPr="000230A8">
        <w:t xml:space="preserve"> product.</w:t>
      </w:r>
    </w:p>
    <w:p w14:paraId="7C284578" w14:textId="6ACDCB7F" w:rsidR="00BA5139" w:rsidRPr="000230A8" w:rsidRDefault="00BA5139" w:rsidP="00BA5139">
      <w:r w:rsidRPr="000230A8">
        <w:br/>
      </w:r>
      <w:r w:rsidR="3C604372" w:rsidRPr="000230A8">
        <w:t>Dit is een voorbeeld van een externe opdracht, maar er zijn ook soms interne opdrachten bi</w:t>
      </w:r>
      <w:r w:rsidR="7D9C5208" w:rsidRPr="000230A8">
        <w:t>nnen</w:t>
      </w:r>
      <w:r w:rsidR="3C604372" w:rsidRPr="000230A8">
        <w:t xml:space="preserve"> Inspiro.</w:t>
      </w:r>
      <w:r w:rsidR="0A06CA08" w:rsidRPr="000230A8">
        <w:t xml:space="preserve"> </w:t>
      </w:r>
      <w:r w:rsidR="51D8194E" w:rsidRPr="000230A8">
        <w:t xml:space="preserve">Deze komen vaak voort uit een nieuwe technologie waar Inspiro het belang van </w:t>
      </w:r>
      <w:r w:rsidR="55DDA606" w:rsidRPr="000230A8">
        <w:t>wil</w:t>
      </w:r>
      <w:r w:rsidR="51D8194E" w:rsidRPr="000230A8">
        <w:t xml:space="preserve"> onderzoeken om deze kennis bij klanten te gaan gebruiken.</w:t>
      </w:r>
      <w:r w:rsidR="5D633B2E" w:rsidRPr="000230A8">
        <w:t xml:space="preserve"> Een voorbeeld hiervan is AI/ LLM’s, dit is een n</w:t>
      </w:r>
      <w:r w:rsidR="61F519C8" w:rsidRPr="000230A8">
        <w:t xml:space="preserve">og niet eerder gebruikte </w:t>
      </w:r>
      <w:r w:rsidR="5D633B2E" w:rsidRPr="000230A8">
        <w:t xml:space="preserve">technologie en hier wordt onderzoek naar gedaan </w:t>
      </w:r>
      <w:r w:rsidR="00992BD2" w:rsidRPr="000230A8">
        <w:t>om</w:t>
      </w:r>
      <w:r w:rsidR="5D633B2E" w:rsidRPr="000230A8">
        <w:t xml:space="preserve"> manieren </w:t>
      </w:r>
      <w:r w:rsidR="00992BD2" w:rsidRPr="000230A8">
        <w:t xml:space="preserve">te vinden </w:t>
      </w:r>
      <w:r w:rsidR="5D633B2E" w:rsidRPr="000230A8">
        <w:t>waarop dit binnen de Embedded wereld gebruikt kan worden.</w:t>
      </w:r>
      <w:r w:rsidRPr="000230A8">
        <w:br/>
      </w:r>
      <w:r w:rsidRPr="000230A8">
        <w:br/>
      </w:r>
    </w:p>
    <w:p w14:paraId="65043F96" w14:textId="77777777" w:rsidR="00B62C3E" w:rsidRPr="000230A8" w:rsidRDefault="20DF5B79" w:rsidP="00B62C3E">
      <w:pPr>
        <w:pStyle w:val="Heading2"/>
        <w:rPr>
          <w:noProof/>
        </w:rPr>
      </w:pPr>
      <w:bookmarkStart w:id="22" w:name="_Toc190692366"/>
      <w:r w:rsidRPr="000230A8">
        <w:rPr>
          <w:noProof/>
        </w:rPr>
        <w:lastRenderedPageBreak/>
        <w:t>Hoe is de organisatie georganiseerd? Denk hier bijvoorbeeld aan afdelingen, ontwikkelteams, projectteams;</w:t>
      </w:r>
      <w:bookmarkEnd w:id="22"/>
    </w:p>
    <w:p w14:paraId="2E30D91E" w14:textId="00D620EA" w:rsidR="001246D1" w:rsidRPr="000230A8" w:rsidRDefault="6F6287DA" w:rsidP="001246D1">
      <w:r>
        <w:rPr>
          <w:noProof/>
        </w:rPr>
        <w:drawing>
          <wp:inline distT="0" distB="0" distL="0" distR="0" wp14:anchorId="17B309DA" wp14:editId="36D7BD86">
            <wp:extent cx="5831842" cy="1692910"/>
            <wp:effectExtent l="0" t="0" r="0" b="2540"/>
            <wp:docPr id="115691188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1842" cy="1692910"/>
                    </a:xfrm>
                    <a:prstGeom prst="rect">
                      <a:avLst/>
                    </a:prstGeom>
                  </pic:spPr>
                </pic:pic>
              </a:graphicData>
            </a:graphic>
          </wp:inline>
        </w:drawing>
      </w:r>
    </w:p>
    <w:p w14:paraId="3B18EEC6" w14:textId="17214831" w:rsidR="00DA7FBD" w:rsidRPr="000230A8" w:rsidRDefault="0CA4EFAC" w:rsidP="001246D1">
      <w:r w:rsidRPr="000230A8">
        <w:t xml:space="preserve">Dit plaatje is opgedeeld in </w:t>
      </w:r>
      <w:r w:rsidR="06B67E4E" w:rsidRPr="000230A8">
        <w:t xml:space="preserve">meerdere </w:t>
      </w:r>
      <w:r w:rsidRPr="000230A8">
        <w:t xml:space="preserve">teams van verschillende groottes, zo </w:t>
      </w:r>
      <w:r w:rsidR="309F5FAE" w:rsidRPr="000230A8">
        <w:t>zijn</w:t>
      </w:r>
      <w:r w:rsidRPr="000230A8">
        <w:t xml:space="preserve"> </w:t>
      </w:r>
      <w:r w:rsidR="309F5FAE" w:rsidRPr="000230A8">
        <w:t>S</w:t>
      </w:r>
      <w:r w:rsidRPr="000230A8">
        <w:t xml:space="preserve">oftware- en </w:t>
      </w:r>
      <w:r w:rsidR="309F5FAE" w:rsidRPr="000230A8">
        <w:t>H</w:t>
      </w:r>
      <w:r w:rsidRPr="000230A8">
        <w:t xml:space="preserve">ardware </w:t>
      </w:r>
      <w:r w:rsidR="309F5FAE" w:rsidRPr="000230A8">
        <w:t>E</w:t>
      </w:r>
      <w:r w:rsidRPr="000230A8">
        <w:t xml:space="preserve">ngineering erg groot, terwijl het team </w:t>
      </w:r>
      <w:r w:rsidR="309F5FAE" w:rsidRPr="000230A8">
        <w:t>B</w:t>
      </w:r>
      <w:r w:rsidRPr="000230A8">
        <w:t xml:space="preserve">usiness </w:t>
      </w:r>
      <w:r w:rsidR="309F5FAE" w:rsidRPr="000230A8">
        <w:t>D</w:t>
      </w:r>
      <w:r w:rsidRPr="000230A8">
        <w:t>evelopment significant minder mensen bevat.</w:t>
      </w:r>
      <w:r w:rsidR="18BAC972" w:rsidRPr="000230A8">
        <w:t xml:space="preserve"> Dit </w:t>
      </w:r>
      <w:r w:rsidR="06A1AC7C" w:rsidRPr="000230A8">
        <w:t xml:space="preserve">plaatje is </w:t>
      </w:r>
      <w:r w:rsidR="00B714EA" w:rsidRPr="000230A8">
        <w:t xml:space="preserve">dus </w:t>
      </w:r>
      <w:r w:rsidR="06A1AC7C" w:rsidRPr="000230A8">
        <w:t xml:space="preserve">niet </w:t>
      </w:r>
      <w:r w:rsidR="00B56AE4" w:rsidRPr="000230A8">
        <w:t>op schaal</w:t>
      </w:r>
      <w:r w:rsidR="06A1AC7C" w:rsidRPr="000230A8">
        <w:t>.</w:t>
      </w:r>
      <w:r w:rsidR="00DA7FBD" w:rsidRPr="000230A8">
        <w:br/>
      </w:r>
    </w:p>
    <w:p w14:paraId="6F08585F" w14:textId="77777777" w:rsidR="00B62C3E" w:rsidRPr="000230A8" w:rsidRDefault="20DF5B79" w:rsidP="00B62C3E">
      <w:pPr>
        <w:pStyle w:val="Heading2"/>
        <w:rPr>
          <w:noProof/>
        </w:rPr>
      </w:pPr>
      <w:bookmarkStart w:id="23" w:name="_Toc190692367"/>
      <w:r w:rsidRPr="000230A8">
        <w:rPr>
          <w:noProof/>
        </w:rPr>
        <w:t>Benoem ook je eigen plek in de organisatie (waar zit jij?);</w:t>
      </w:r>
      <w:bookmarkEnd w:id="23"/>
    </w:p>
    <w:p w14:paraId="2AD2B703" w14:textId="6B6A0A6B" w:rsidR="0030278C" w:rsidRPr="000230A8" w:rsidRDefault="76D1F80B">
      <w:commentRangeStart w:id="24"/>
      <w:commentRangeStart w:id="25"/>
      <w:r w:rsidRPr="000230A8">
        <w:t xml:space="preserve">Mijn plek is </w:t>
      </w:r>
      <w:r w:rsidR="00390EBE" w:rsidRPr="000230A8">
        <w:t>in</w:t>
      </w:r>
      <w:r w:rsidRPr="000230A8">
        <w:t xml:space="preserve"> het oranje vakje, dus bij Software Engineering.</w:t>
      </w:r>
      <w:commentRangeEnd w:id="24"/>
      <w:r w:rsidR="3EB938B9" w:rsidRPr="000230A8">
        <w:rPr>
          <w:rStyle w:val="CommentReference"/>
        </w:rPr>
        <w:commentReference w:id="24"/>
      </w:r>
      <w:commentRangeEnd w:id="25"/>
      <w:r w:rsidR="3EB938B9" w:rsidRPr="000230A8">
        <w:rPr>
          <w:rStyle w:val="CommentReference"/>
        </w:rPr>
        <w:commentReference w:id="25"/>
      </w:r>
    </w:p>
    <w:p w14:paraId="1C322CE2" w14:textId="35777D38" w:rsidR="00D4532E" w:rsidRPr="000230A8" w:rsidRDefault="0030278C">
      <w:r w:rsidRPr="000230A8">
        <w:t xml:space="preserve">Hierbinnen </w:t>
      </w:r>
      <w:r w:rsidR="6153D036" w:rsidRPr="000230A8">
        <w:t xml:space="preserve">bestaat een </w:t>
      </w:r>
      <w:r w:rsidR="002C4EEA" w:rsidRPr="000230A8">
        <w:t>Software Competence Board</w:t>
      </w:r>
      <w:r w:rsidR="00890AAF">
        <w:t>,</w:t>
      </w:r>
      <w:commentRangeStart w:id="26"/>
      <w:r w:rsidR="002C4EEA" w:rsidRPr="000230A8">
        <w:t xml:space="preserve"> </w:t>
      </w:r>
      <w:commentRangeEnd w:id="26"/>
      <w:r w:rsidR="004E7238">
        <w:rPr>
          <w:rStyle w:val="CommentReference"/>
        </w:rPr>
        <w:commentReference w:id="26"/>
      </w:r>
      <w:r w:rsidR="00890AAF">
        <w:t>d</w:t>
      </w:r>
      <w:r w:rsidR="00BF7334" w:rsidRPr="000230A8">
        <w:t>it houdt in dat hier informatie te vinden is die voor de rest van de Software Engineers nuttig kan zijn.</w:t>
      </w:r>
      <w:r w:rsidR="00F75882" w:rsidRPr="000230A8">
        <w:t xml:space="preserve"> </w:t>
      </w:r>
    </w:p>
    <w:p w14:paraId="2AAE8D6A" w14:textId="77777777" w:rsidR="00D4532E" w:rsidRPr="000230A8" w:rsidRDefault="00D4532E"/>
    <w:p w14:paraId="69A1B3D6" w14:textId="69E2AB7C" w:rsidR="00D4532E" w:rsidRPr="000230A8" w:rsidRDefault="00F75882">
      <w:r w:rsidRPr="000230A8">
        <w:t xml:space="preserve">Een voorbeeld hiervan is </w:t>
      </w:r>
      <w:r w:rsidR="1A1CED44" w:rsidRPr="000230A8">
        <w:t xml:space="preserve">aanbeveling voor </w:t>
      </w:r>
      <w:r w:rsidR="00F8352E" w:rsidRPr="000230A8">
        <w:t xml:space="preserve">een Rust boek. </w:t>
      </w:r>
      <w:r w:rsidR="0035771F">
        <w:t xml:space="preserve">Twee </w:t>
      </w:r>
      <w:r w:rsidR="00F8352E" w:rsidRPr="000230A8">
        <w:t xml:space="preserve">personen lezen een Rust boek </w:t>
      </w:r>
      <w:r w:rsidR="0065053D" w:rsidRPr="000230A8">
        <w:t xml:space="preserve">en kijken </w:t>
      </w:r>
      <w:r w:rsidR="00A033F3" w:rsidRPr="000230A8">
        <w:t>na het lezen</w:t>
      </w:r>
      <w:r w:rsidR="0065053D" w:rsidRPr="000230A8">
        <w:t xml:space="preserve"> of dit boek geschikt is voor andere collega’s die met Rust willen beginnen. </w:t>
      </w:r>
      <w:r w:rsidRPr="000230A8">
        <w:br/>
      </w:r>
      <w:r w:rsidR="4711B416" w:rsidRPr="000230A8">
        <w:t xml:space="preserve">Het resultaat wordt dan gedeeld in </w:t>
      </w:r>
      <w:r w:rsidR="005E00FA" w:rsidRPr="000230A8">
        <w:t>het</w:t>
      </w:r>
      <w:r w:rsidR="4711B416" w:rsidRPr="000230A8">
        <w:t xml:space="preserve"> SCB (Software Competence Board).</w:t>
      </w:r>
    </w:p>
    <w:p w14:paraId="06D448E1" w14:textId="77777777" w:rsidR="00D4532E" w:rsidRPr="000230A8" w:rsidRDefault="00D4532E"/>
    <w:p w14:paraId="4BFCEFFD" w14:textId="57805B29" w:rsidR="00D4532E" w:rsidRPr="000230A8" w:rsidRDefault="00C2034D">
      <w:r w:rsidRPr="000230A8">
        <w:t xml:space="preserve">Nog een ander voorbeeld is </w:t>
      </w:r>
      <w:r w:rsidR="00DB6528" w:rsidRPr="000230A8">
        <w:t>wanneer een coll</w:t>
      </w:r>
      <w:r w:rsidR="4C180B69" w:rsidRPr="000230A8">
        <w:t>e</w:t>
      </w:r>
      <w:r w:rsidR="00DB6528" w:rsidRPr="000230A8">
        <w:t>g</w:t>
      </w:r>
      <w:r w:rsidR="7FCA45B0" w:rsidRPr="000230A8">
        <w:t>a</w:t>
      </w:r>
      <w:r w:rsidR="00DB6528" w:rsidRPr="000230A8">
        <w:t xml:space="preserve"> een </w:t>
      </w:r>
      <w:r w:rsidR="7B8444AC" w:rsidRPr="000230A8">
        <w:t xml:space="preserve">goed werkende </w:t>
      </w:r>
      <w:r w:rsidRPr="000230A8">
        <w:t xml:space="preserve">manier </w:t>
      </w:r>
      <w:r w:rsidR="1C9D65B3" w:rsidRPr="000230A8">
        <w:t>heeft gevonden om</w:t>
      </w:r>
      <w:r w:rsidRPr="000230A8">
        <w:t xml:space="preserve"> informatie over een communicatieprotocol </w:t>
      </w:r>
      <w:r w:rsidR="2A6E6BEF" w:rsidRPr="000230A8">
        <w:t>te sturen</w:t>
      </w:r>
      <w:r w:rsidR="00C345A2" w:rsidRPr="000230A8">
        <w:t xml:space="preserve">. Als dit een veelgebruikt protocol is, dan kan hier een interface omheen gebouwd worden, waardoor collega’s die </w:t>
      </w:r>
      <w:r w:rsidR="000F28A6" w:rsidRPr="000230A8">
        <w:t xml:space="preserve">hetzelfde </w:t>
      </w:r>
      <w:r w:rsidR="00C345A2" w:rsidRPr="000230A8">
        <w:t xml:space="preserve">protocol nodig hebben hier gebruik van kunnen maken. </w:t>
      </w:r>
    </w:p>
    <w:p w14:paraId="3B60A364" w14:textId="77777777" w:rsidR="00D4532E" w:rsidRPr="000230A8" w:rsidRDefault="00D4532E"/>
    <w:p w14:paraId="1827670D" w14:textId="6C114868" w:rsidR="00BA1FF9" w:rsidRPr="000230A8" w:rsidRDefault="00C345A2">
      <w:r w:rsidRPr="000230A8">
        <w:t xml:space="preserve">Eigenlijk is </w:t>
      </w:r>
      <w:r w:rsidR="00200E99" w:rsidRPr="000230A8">
        <w:t>de</w:t>
      </w:r>
      <w:r w:rsidRPr="000230A8">
        <w:t xml:space="preserve"> Board dus een </w:t>
      </w:r>
      <w:r w:rsidR="00783DEA">
        <w:t>bron van verzamelde</w:t>
      </w:r>
      <w:r w:rsidR="00B7672D" w:rsidRPr="000230A8">
        <w:t xml:space="preserve"> kennis</w:t>
      </w:r>
      <w:r w:rsidR="00F9500F" w:rsidRPr="000230A8">
        <w:t xml:space="preserve"> over bijvoorbeeld protocollen of informatieve boeken. Om te zorgen dat </w:t>
      </w:r>
      <w:r w:rsidR="009D2DEB" w:rsidRPr="000230A8">
        <w:t>de kwaliteit gewaarborg</w:t>
      </w:r>
      <w:r w:rsidR="00474154" w:rsidRPr="000230A8">
        <w:t>d</w:t>
      </w:r>
      <w:r w:rsidR="009D2DEB" w:rsidRPr="000230A8">
        <w:t xml:space="preserve"> wordt zijn er vaste boardmembers aangewezen.</w:t>
      </w:r>
      <w:r w:rsidR="007F128F" w:rsidRPr="000230A8">
        <w:t xml:space="preserve"> </w:t>
      </w:r>
      <w:r w:rsidR="002F3FE3" w:rsidRPr="000230A8">
        <w:t>Zij</w:t>
      </w:r>
      <w:r w:rsidR="007F128F" w:rsidRPr="000230A8">
        <w:t xml:space="preserve"> reviewen alles wat naar het Board</w:t>
      </w:r>
      <w:r w:rsidR="004044DF" w:rsidRPr="000230A8">
        <w:t xml:space="preserve"> </w:t>
      </w:r>
      <w:r w:rsidR="32BD5618" w:rsidRPr="000230A8">
        <w:t>gepubliceerd</w:t>
      </w:r>
      <w:r w:rsidR="007F128F" w:rsidRPr="000230A8">
        <w:t xml:space="preserve"> wordt</w:t>
      </w:r>
      <w:r w:rsidR="001D43BC" w:rsidRPr="000230A8">
        <w:t xml:space="preserve"> door collega’s.</w:t>
      </w:r>
      <w:r w:rsidR="00474154" w:rsidRPr="000230A8">
        <w:t xml:space="preserve"> </w:t>
      </w:r>
      <w:r w:rsidR="00E06BF6" w:rsidRPr="000230A8">
        <w:br/>
        <w:t>Deze boardmembers zijn:</w:t>
      </w:r>
      <w:r w:rsidR="009352B4" w:rsidRPr="000230A8">
        <w:t xml:space="preserve"> Vincent</w:t>
      </w:r>
      <w:r w:rsidR="00C83B90" w:rsidRPr="000230A8">
        <w:t xml:space="preserve"> </w:t>
      </w:r>
      <w:r w:rsidR="00E61F7B" w:rsidRPr="000230A8">
        <w:t>Beltman</w:t>
      </w:r>
      <w:r w:rsidR="009352B4" w:rsidRPr="000230A8">
        <w:t>, Sander</w:t>
      </w:r>
      <w:r w:rsidR="00F82246" w:rsidRPr="000230A8">
        <w:t xml:space="preserve"> Smeenk</w:t>
      </w:r>
      <w:r w:rsidR="009352B4" w:rsidRPr="000230A8">
        <w:t>, Tom</w:t>
      </w:r>
      <w:r w:rsidR="005B2957" w:rsidRPr="000230A8">
        <w:t xml:space="preserve"> Bulsink</w:t>
      </w:r>
      <w:r w:rsidR="009352B4" w:rsidRPr="000230A8">
        <w:t>, Bram</w:t>
      </w:r>
      <w:r w:rsidR="005B2957" w:rsidRPr="000230A8">
        <w:t xml:space="preserve"> Petersen</w:t>
      </w:r>
      <w:r w:rsidR="009352B4" w:rsidRPr="000230A8">
        <w:t>, Ben van Klingeren.</w:t>
      </w:r>
    </w:p>
    <w:p w14:paraId="05B4A44B" w14:textId="77777777" w:rsidR="00BA1FF9" w:rsidRPr="000230A8" w:rsidRDefault="00BA1FF9"/>
    <w:p w14:paraId="693F1F43" w14:textId="616BA7F4" w:rsidR="06FF7FA3" w:rsidRPr="000230A8" w:rsidRDefault="00474154" w:rsidP="6774863C">
      <w:r w:rsidRPr="000230A8">
        <w:t>Hier kom ik dan ook in het plaatje</w:t>
      </w:r>
      <w:r w:rsidR="0011679C" w:rsidRPr="000230A8">
        <w:t xml:space="preserve">. </w:t>
      </w:r>
      <w:r w:rsidR="00D81BF0" w:rsidRPr="000230A8">
        <w:t xml:space="preserve">Ik werk aan deze opdracht, zodat dit </w:t>
      </w:r>
      <w:r w:rsidR="00D720AB" w:rsidRPr="000230A8">
        <w:t xml:space="preserve">uiteindelijk onderdeel wordt van de </w:t>
      </w:r>
      <w:r w:rsidR="00F313FF" w:rsidRPr="000230A8">
        <w:t>SCB (Software Competence Board)</w:t>
      </w:r>
      <w:r w:rsidR="000510BA" w:rsidRPr="000230A8">
        <w:t>. Hier heb ik dus al aangewezen reviewers voor</w:t>
      </w:r>
      <w:r w:rsidR="00DA3978" w:rsidRPr="000230A8">
        <w:t xml:space="preserve"> en</w:t>
      </w:r>
      <w:r w:rsidR="00A3287E" w:rsidRPr="000230A8">
        <w:t xml:space="preserve"> een </w:t>
      </w:r>
      <w:r w:rsidR="00D267D9" w:rsidRPr="000230A8">
        <w:t xml:space="preserve">aantal mensen om mij heen aan wie ik vragen kan stellen als ik deze heb. Hiernaast heb ik een </w:t>
      </w:r>
      <w:r w:rsidR="00D267D9" w:rsidRPr="000230A8">
        <w:lastRenderedPageBreak/>
        <w:t>daadwerkelijke opdrachtgever</w:t>
      </w:r>
      <w:r w:rsidR="00287C74" w:rsidRPr="000230A8">
        <w:t>, namelijk de persoon die met het idee van deze opdracht kwam</w:t>
      </w:r>
      <w:r w:rsidR="00E61F7B" w:rsidRPr="000230A8">
        <w:t xml:space="preserve">, </w:t>
      </w:r>
      <w:r w:rsidR="00A7695B" w:rsidRPr="000230A8">
        <w:t>toevallig</w:t>
      </w:r>
      <w:r w:rsidR="00E61F7B" w:rsidRPr="000230A8">
        <w:t xml:space="preserve"> ook</w:t>
      </w:r>
      <w:r w:rsidR="00967C18" w:rsidRPr="000230A8">
        <w:t xml:space="preserve"> Sander Smeenk</w:t>
      </w:r>
      <w:r w:rsidR="00287C74" w:rsidRPr="000230A8">
        <w:t>.</w:t>
      </w:r>
      <w:r w:rsidR="00F2314E" w:rsidRPr="000230A8">
        <w:t xml:space="preserve"> Zo </w:t>
      </w:r>
      <w:r w:rsidR="00FF05D1" w:rsidRPr="000230A8">
        <w:t xml:space="preserve">wordt </w:t>
      </w:r>
      <w:r w:rsidR="3236A2CA" w:rsidRPr="000230A8">
        <w:t>ervoor</w:t>
      </w:r>
      <w:r w:rsidR="00FF05D1" w:rsidRPr="000230A8">
        <w:t xml:space="preserve"> gezorgd dat ik op meerdere plekken gecorrigeerd kan worden door teamgenoten</w:t>
      </w:r>
      <w:r w:rsidR="00DA3978" w:rsidRPr="000230A8">
        <w:t>/ collega’s</w:t>
      </w:r>
      <w:r w:rsidR="6834B261" w:rsidRPr="000230A8">
        <w:t xml:space="preserve"> en hiervan kan leren.</w:t>
      </w:r>
    </w:p>
    <w:p w14:paraId="655B6F66" w14:textId="77777777" w:rsidR="008A25BE" w:rsidRPr="000230A8" w:rsidRDefault="008A25BE"/>
    <w:p w14:paraId="2E333085" w14:textId="77777777" w:rsidR="00B62C3E" w:rsidRPr="000230A8" w:rsidRDefault="20DF5B79" w:rsidP="00B62C3E">
      <w:pPr>
        <w:pStyle w:val="Heading2"/>
        <w:rPr>
          <w:noProof/>
        </w:rPr>
      </w:pPr>
      <w:bookmarkStart w:id="27" w:name="_Toc190692368"/>
      <w:r w:rsidRPr="000230A8">
        <w:rPr>
          <w:noProof/>
        </w:rPr>
        <w:t>Hoe werken zij? Bijvoorbeeld welke omgevingen, methoden en technieken gebruiken zij, en werken ze met bepaalde standaarden. Dit natuurlijk in zoverre dit voor jouw stage relevant is.</w:t>
      </w:r>
      <w:bookmarkEnd w:id="27"/>
      <w:r w:rsidRPr="000230A8">
        <w:rPr>
          <w:noProof/>
        </w:rPr>
        <w:t xml:space="preserve"> </w:t>
      </w:r>
    </w:p>
    <w:p w14:paraId="470EBC14" w14:textId="0AF56750" w:rsidR="1FAEAF87" w:rsidRPr="000230A8" w:rsidRDefault="1FAEAF87">
      <w:r w:rsidRPr="000230A8">
        <w:t>Om te beginnen</w:t>
      </w:r>
      <w:r w:rsidR="000E3C08" w:rsidRPr="000230A8">
        <w:t xml:space="preserve"> heeft Inspiro </w:t>
      </w:r>
      <w:r w:rsidR="003E070F" w:rsidRPr="000230A8">
        <w:t>de voorkeur voor SCRUM</w:t>
      </w:r>
      <w:commentRangeStart w:id="28"/>
      <w:commentRangeEnd w:id="28"/>
      <w:r w:rsidR="001776E0" w:rsidRPr="000230A8">
        <w:rPr>
          <w:rStyle w:val="CommentReference"/>
        </w:rPr>
        <w:commentReference w:id="28"/>
      </w:r>
      <w:r w:rsidRPr="000230A8">
        <w:t xml:space="preserve">, maar wordt er </w:t>
      </w:r>
      <w:r w:rsidR="003E070F" w:rsidRPr="000230A8">
        <w:t xml:space="preserve">regelmatig </w:t>
      </w:r>
      <w:r w:rsidR="5520975E" w:rsidRPr="000230A8">
        <w:t>de methode van de klant overgenomen. Stel een klant gebruikt</w:t>
      </w:r>
      <w:r w:rsidR="000D799D" w:rsidRPr="000230A8">
        <w:t xml:space="preserve"> </w:t>
      </w:r>
      <w:r w:rsidR="009B0AC3" w:rsidRPr="000230A8">
        <w:t>Kan</w:t>
      </w:r>
      <w:r w:rsidR="00C965D7" w:rsidRPr="000230A8">
        <w:t>b</w:t>
      </w:r>
      <w:r w:rsidR="009B0AC3" w:rsidRPr="000230A8">
        <w:t>an</w:t>
      </w:r>
      <w:r w:rsidR="5520975E" w:rsidRPr="000230A8">
        <w:t>, dan zal het personeel dat aangewezen is bij deze klant waarschijnlijk ook</w:t>
      </w:r>
      <w:r w:rsidR="00C965D7" w:rsidRPr="000230A8">
        <w:t xml:space="preserve"> Kanban</w:t>
      </w:r>
      <w:r w:rsidR="5520975E" w:rsidRPr="000230A8">
        <w:t xml:space="preserve"> gebruiken. </w:t>
      </w:r>
    </w:p>
    <w:p w14:paraId="0FAC7369" w14:textId="7F8E40DB" w:rsidR="0004469A" w:rsidRPr="000230A8" w:rsidRDefault="6BD611B1" w:rsidP="0004469A">
      <w:r w:rsidRPr="000230A8">
        <w:t xml:space="preserve">Verder </w:t>
      </w:r>
      <w:r w:rsidR="176C0B81" w:rsidRPr="000230A8">
        <w:t xml:space="preserve">werkt </w:t>
      </w:r>
      <w:r w:rsidR="558721FA" w:rsidRPr="000230A8">
        <w:t xml:space="preserve">Inspiro </w:t>
      </w:r>
      <w:r w:rsidR="166ADDF5" w:rsidRPr="000230A8">
        <w:t xml:space="preserve">vooral </w:t>
      </w:r>
      <w:r w:rsidR="176C0B81" w:rsidRPr="000230A8">
        <w:t xml:space="preserve">met Bitbucket en Jira, net zoals </w:t>
      </w:r>
      <w:r w:rsidR="5D42285C" w:rsidRPr="000230A8">
        <w:t xml:space="preserve">op </w:t>
      </w:r>
      <w:r w:rsidR="176C0B81" w:rsidRPr="000230A8">
        <w:t>de opleiding</w:t>
      </w:r>
      <w:r w:rsidR="111BA1A0" w:rsidRPr="000230A8">
        <w:t xml:space="preserve">. </w:t>
      </w:r>
      <w:commentRangeStart w:id="29"/>
      <w:r w:rsidR="111BA1A0" w:rsidRPr="000230A8">
        <w:t xml:space="preserve">Dit versimpelt </w:t>
      </w:r>
      <w:r w:rsidR="00C9528A" w:rsidRPr="000230A8">
        <w:t xml:space="preserve">voor mij </w:t>
      </w:r>
      <w:r w:rsidR="111BA1A0" w:rsidRPr="000230A8">
        <w:t>de overgang</w:t>
      </w:r>
      <w:r w:rsidR="00EF3ED0" w:rsidRPr="000230A8">
        <w:t xml:space="preserve"> </w:t>
      </w:r>
      <w:r w:rsidR="00D80E12" w:rsidRPr="000230A8">
        <w:t>van school naar</w:t>
      </w:r>
      <w:r w:rsidR="00A71A5C" w:rsidRPr="000230A8">
        <w:t xml:space="preserve"> de</w:t>
      </w:r>
      <w:r w:rsidR="001E4D5F" w:rsidRPr="000230A8">
        <w:t xml:space="preserve"> stageplek</w:t>
      </w:r>
      <w:r w:rsidR="111BA1A0" w:rsidRPr="000230A8">
        <w:t xml:space="preserve">, </w:t>
      </w:r>
      <w:commentRangeEnd w:id="29"/>
      <w:r w:rsidRPr="000230A8">
        <w:rPr>
          <w:rStyle w:val="CommentReference"/>
        </w:rPr>
        <w:commentReference w:id="29"/>
      </w:r>
      <w:r w:rsidR="111BA1A0" w:rsidRPr="000230A8">
        <w:t xml:space="preserve">omdat </w:t>
      </w:r>
      <w:r w:rsidR="00C9528A" w:rsidRPr="000230A8">
        <w:t xml:space="preserve">dus </w:t>
      </w:r>
      <w:r w:rsidR="111BA1A0" w:rsidRPr="000230A8">
        <w:t>niet alles nieuw is.</w:t>
      </w:r>
      <w:r w:rsidR="5739AD58" w:rsidRPr="000230A8">
        <w:t xml:space="preserve"> Wel worden soms andere tools gebruikt als dit vanuit de klant</w:t>
      </w:r>
      <w:r w:rsidR="00091124" w:rsidRPr="000230A8">
        <w:t xml:space="preserve"> de voorkeur heeft</w:t>
      </w:r>
      <w:r w:rsidR="5739AD58" w:rsidRPr="000230A8">
        <w:t>, denk hierbij aan Gitlab, Github, Redmine, SVN etc.</w:t>
      </w:r>
      <w:r w:rsidR="00C453D2" w:rsidRPr="000230A8">
        <w:t xml:space="preserve"> Indien </w:t>
      </w:r>
      <w:r w:rsidR="0012288C" w:rsidRPr="000230A8">
        <w:t>Inspiro dit geen goed idee vindt,</w:t>
      </w:r>
      <w:r w:rsidR="00141141" w:rsidRPr="000230A8">
        <w:t xml:space="preserve"> wordt er </w:t>
      </w:r>
      <w:r w:rsidR="00113D8C" w:rsidRPr="000230A8">
        <w:t xml:space="preserve">nog een </w:t>
      </w:r>
      <w:r w:rsidR="002A7AE2" w:rsidRPr="000230A8">
        <w:t>tegenadvies uitgebracht om andere tooling te gebruiken.</w:t>
      </w:r>
    </w:p>
    <w:p w14:paraId="771ADC7A" w14:textId="7336EB2F" w:rsidR="0004469A" w:rsidRPr="000230A8" w:rsidRDefault="0004469A" w:rsidP="0004469A"/>
    <w:p w14:paraId="061BA77A" w14:textId="7397F66F" w:rsidR="0004469A" w:rsidRPr="000230A8" w:rsidRDefault="0F7C729A" w:rsidP="0004469A">
      <w:r w:rsidRPr="000230A8">
        <w:t xml:space="preserve">Voor documenten </w:t>
      </w:r>
      <w:r w:rsidR="176C0B81" w:rsidRPr="000230A8">
        <w:t xml:space="preserve">zijn er </w:t>
      </w:r>
      <w:r w:rsidR="77ACD50C" w:rsidRPr="000230A8">
        <w:t xml:space="preserve">documenten templates </w:t>
      </w:r>
      <w:r w:rsidR="176C0B81" w:rsidRPr="000230A8">
        <w:t>opgesteld</w:t>
      </w:r>
      <w:commentRangeStart w:id="30"/>
      <w:r w:rsidR="1AE96D49" w:rsidRPr="000230A8">
        <w:t xml:space="preserve">, </w:t>
      </w:r>
      <w:commentRangeEnd w:id="30"/>
      <w:r w:rsidR="00E359D3" w:rsidRPr="000230A8">
        <w:rPr>
          <w:rStyle w:val="CommentReference"/>
        </w:rPr>
        <w:commentReference w:id="30"/>
      </w:r>
      <w:r w:rsidR="1AE96D49" w:rsidRPr="000230A8">
        <w:t xml:space="preserve">maar </w:t>
      </w:r>
      <w:r w:rsidR="39503CD0" w:rsidRPr="000230A8">
        <w:t xml:space="preserve">dit zijn er </w:t>
      </w:r>
      <w:r w:rsidR="22100BDE" w:rsidRPr="000230A8">
        <w:t>te veel</w:t>
      </w:r>
      <w:r w:rsidR="39503CD0" w:rsidRPr="000230A8">
        <w:t xml:space="preserve"> om in een week door te lezen.</w:t>
      </w:r>
      <w:r w:rsidR="77ACD50C" w:rsidRPr="000230A8">
        <w:t xml:space="preserve"> </w:t>
      </w:r>
      <w:r w:rsidR="06BF4BDA" w:rsidRPr="000230A8">
        <w:t xml:space="preserve">Qua code standaard </w:t>
      </w:r>
      <w:r w:rsidR="77ACD50C" w:rsidRPr="000230A8">
        <w:t xml:space="preserve">zijn er ook C++ guidelines waar ik mij </w:t>
      </w:r>
      <w:r w:rsidR="706707C9" w:rsidRPr="000230A8">
        <w:t>aan moet houden</w:t>
      </w:r>
      <w:r w:rsidR="26EAD99B" w:rsidRPr="000230A8">
        <w:t>.</w:t>
      </w:r>
      <w:commentRangeStart w:id="31"/>
      <w:r w:rsidR="62EBCE11" w:rsidRPr="000230A8">
        <w:t xml:space="preserve"> </w:t>
      </w:r>
      <w:r w:rsidR="0099073B" w:rsidRPr="000230A8">
        <w:t>Er is een document hiervoor opgesteld om de meest gebruikte en belangrijkste regels op te schrijven, maar niet alles wordt hierin benoemd. Voor alles wat buiten d</w:t>
      </w:r>
      <w:r w:rsidR="00A61967" w:rsidRPr="000230A8">
        <w:t>it document valt</w:t>
      </w:r>
      <w:r w:rsidR="003052D5">
        <w:t>,</w:t>
      </w:r>
      <w:r w:rsidR="00A61967" w:rsidRPr="000230A8">
        <w:t xml:space="preserve"> wordt er gerefereerd naar de Google C++ guidelines, zie</w:t>
      </w:r>
      <w:r w:rsidR="0099073B" w:rsidRPr="000230A8">
        <w:t xml:space="preserve"> </w:t>
      </w:r>
      <w:commentRangeEnd w:id="31"/>
      <w:r w:rsidR="144525B0">
        <w:fldChar w:fldCharType="begin"/>
      </w:r>
      <w:r w:rsidR="144525B0">
        <w:instrText>HYPERLINK "https://google.github.io/styleguide/cppguide.html" \h</w:instrText>
      </w:r>
      <w:r w:rsidR="144525B0">
        <w:fldChar w:fldCharType="separate"/>
      </w:r>
      <w:r w:rsidR="144525B0" w:rsidRPr="16CFA3A0">
        <w:rPr>
          <w:rStyle w:val="Hyperlink"/>
        </w:rPr>
        <w:t>https://google.github.io/styleguide/cppguide.html</w:t>
      </w:r>
      <w:r>
        <w:br/>
      </w:r>
      <w:r w:rsidR="144525B0">
        <w:fldChar w:fldCharType="end"/>
      </w:r>
      <w:r w:rsidR="00C544FE" w:rsidRPr="000230A8">
        <w:rPr>
          <w:rStyle w:val="CommentReference"/>
        </w:rPr>
        <w:commentReference w:id="31"/>
      </w:r>
    </w:p>
    <w:p w14:paraId="7CD92977" w14:textId="77777777" w:rsidR="00B62C3E" w:rsidRPr="000230A8" w:rsidRDefault="20DF5B79" w:rsidP="00B62C3E">
      <w:pPr>
        <w:pStyle w:val="Heading2"/>
        <w:rPr>
          <w:noProof/>
        </w:rPr>
      </w:pPr>
      <w:bookmarkStart w:id="32" w:name="_Toc190692369"/>
      <w:r w:rsidRPr="000230A8">
        <w:rPr>
          <w:noProof/>
        </w:rPr>
        <w:t>Beschrijf kort de functie van jouw begeleider, welke werkzaamheden en ervaring hij/zij heeft etc.</w:t>
      </w:r>
      <w:bookmarkEnd w:id="32"/>
    </w:p>
    <w:p w14:paraId="535784B6" w14:textId="275BAA81" w:rsidR="06FF7FA3" w:rsidRPr="000230A8" w:rsidRDefault="2D4CF5E7">
      <w:pPr>
        <w:rPr>
          <w:rFonts w:ascii="Arial Narrow" w:hAnsi="Arial Narrow"/>
          <w:b/>
          <w:bCs/>
          <w:caps/>
          <w:sz w:val="28"/>
          <w:szCs w:val="28"/>
        </w:rPr>
      </w:pPr>
      <w:r w:rsidRPr="000230A8">
        <w:t xml:space="preserve">Mijn begeleider </w:t>
      </w:r>
      <w:r w:rsidR="3169450A" w:rsidRPr="000230A8">
        <w:t>heeft de functie</w:t>
      </w:r>
      <w:r w:rsidRPr="000230A8">
        <w:t xml:space="preserve"> Senior Embedded Engineer</w:t>
      </w:r>
      <w:r w:rsidR="417DA081" w:rsidRPr="000230A8">
        <w:t xml:space="preserve"> (niet specifiek</w:t>
      </w:r>
      <w:r w:rsidR="71B2946A" w:rsidRPr="000230A8">
        <w:t xml:space="preserve"> hard- of software)</w:t>
      </w:r>
      <w:r w:rsidR="003B7EE8" w:rsidRPr="000230A8">
        <w:t>.</w:t>
      </w:r>
      <w:r w:rsidR="5147228E" w:rsidRPr="000230A8">
        <w:t xml:space="preserve"> </w:t>
      </w:r>
      <w:r w:rsidR="003B7EE8" w:rsidRPr="000230A8">
        <w:t>A</w:t>
      </w:r>
      <w:r w:rsidR="5147228E" w:rsidRPr="000230A8">
        <w:t>ls opleiding heeft hij</w:t>
      </w:r>
      <w:r w:rsidR="181F2F27" w:rsidRPr="000230A8">
        <w:t xml:space="preserve"> HBO</w:t>
      </w:r>
      <w:r w:rsidR="6FF5C3CE" w:rsidRPr="000230A8">
        <w:t xml:space="preserve"> Embedded</w:t>
      </w:r>
      <w:r w:rsidR="181F2F27" w:rsidRPr="000230A8">
        <w:t xml:space="preserve"> Systems Engineering gedaan e</w:t>
      </w:r>
      <w:r w:rsidR="53C5A43C" w:rsidRPr="000230A8">
        <w:t>n verder</w:t>
      </w:r>
      <w:r w:rsidR="181F2F27" w:rsidRPr="000230A8">
        <w:t xml:space="preserve"> werkt </w:t>
      </w:r>
      <w:r w:rsidR="42F40C30" w:rsidRPr="000230A8">
        <w:t xml:space="preserve">hij </w:t>
      </w:r>
      <w:r w:rsidR="181F2F27" w:rsidRPr="000230A8">
        <w:t>sinds 2018 bij Inspiro. Hi</w:t>
      </w:r>
      <w:r w:rsidR="7A85B75E" w:rsidRPr="000230A8">
        <w:t>j heeft dus al rond de 7 jaar ervaring in dit vakgebied</w:t>
      </w:r>
      <w:r w:rsidR="71ABD272" w:rsidRPr="000230A8">
        <w:t xml:space="preserve">. </w:t>
      </w:r>
      <w:r w:rsidR="772316F5" w:rsidRPr="000230A8">
        <w:t xml:space="preserve">Zijn </w:t>
      </w:r>
      <w:r w:rsidR="417DA081" w:rsidRPr="000230A8">
        <w:t xml:space="preserve">dagelijkse </w:t>
      </w:r>
      <w:r w:rsidR="772316F5" w:rsidRPr="000230A8">
        <w:t xml:space="preserve">werkzaamheden </w:t>
      </w:r>
      <w:r w:rsidR="71B2946A" w:rsidRPr="000230A8">
        <w:t>zijn op het moment vooral software development.</w:t>
      </w:r>
    </w:p>
    <w:p w14:paraId="6539AE79" w14:textId="77777777" w:rsidR="001C5021" w:rsidRPr="000230A8" w:rsidRDefault="001C5021">
      <w:pPr>
        <w:rPr>
          <w:rFonts w:ascii="Arial Narrow" w:hAnsi="Arial Narrow"/>
          <w:b/>
          <w:caps/>
          <w:sz w:val="28"/>
          <w:szCs w:val="28"/>
        </w:rPr>
      </w:pPr>
      <w:r w:rsidRPr="000230A8">
        <w:br w:type="page"/>
      </w:r>
    </w:p>
    <w:p w14:paraId="1B3EBD15" w14:textId="4DD0FAFE" w:rsidR="00042FCF" w:rsidRPr="000230A8" w:rsidRDefault="37E6B9AB" w:rsidP="003C18BF">
      <w:pPr>
        <w:pStyle w:val="Heading1"/>
        <w:rPr>
          <w:noProof/>
        </w:rPr>
      </w:pPr>
      <w:bookmarkStart w:id="33" w:name="_Toc190692370"/>
      <w:r w:rsidRPr="000230A8">
        <w:rPr>
          <w:noProof/>
        </w:rPr>
        <w:lastRenderedPageBreak/>
        <w:t>Stagedoelen</w:t>
      </w:r>
      <w:bookmarkEnd w:id="33"/>
    </w:p>
    <w:p w14:paraId="58E15648" w14:textId="58953582" w:rsidR="006678C5" w:rsidRPr="000230A8" w:rsidRDefault="006678C5" w:rsidP="006678C5">
      <w:r w:rsidRPr="000230A8">
        <w:br/>
      </w:r>
      <w:r w:rsidR="29AB3D73" w:rsidRPr="000230A8">
        <w:t xml:space="preserve">In </w:t>
      </w:r>
      <w:commentRangeStart w:id="34"/>
      <w:r w:rsidR="29AB3D73" w:rsidRPr="000230A8">
        <w:t>dit hoofdstuk worden de 6 stagedoelen behandeld</w:t>
      </w:r>
      <w:r w:rsidR="00C72DB5" w:rsidRPr="000230A8">
        <w:t xml:space="preserve"> waar tijdens deze </w:t>
      </w:r>
      <w:r w:rsidR="00C96CDB">
        <w:t>stage aan gewerkt</w:t>
      </w:r>
      <w:r w:rsidR="00C72DB5" w:rsidRPr="000230A8">
        <w:t xml:space="preserve"> gaat worde</w:t>
      </w:r>
      <w:r w:rsidR="00925869">
        <w:t>n</w:t>
      </w:r>
      <w:r w:rsidR="00E85094" w:rsidRPr="000230A8">
        <w:t xml:space="preserve"> om naar de eindcompetenties van ESD toe te werken</w:t>
      </w:r>
      <w:r w:rsidR="29AB3D73" w:rsidRPr="000230A8">
        <w:t>.</w:t>
      </w:r>
      <w:commentRangeEnd w:id="34"/>
      <w:r w:rsidR="000E1570" w:rsidRPr="000230A8">
        <w:rPr>
          <w:rStyle w:val="CommentReference"/>
        </w:rPr>
        <w:commentReference w:id="34"/>
      </w:r>
    </w:p>
    <w:p w14:paraId="51448985" w14:textId="3EB5A6CC" w:rsidR="29AB3D73" w:rsidRPr="000230A8" w:rsidRDefault="29AB3D73">
      <w:r w:rsidRPr="000230A8">
        <w:t>Hiervoor is wel wat achtergrondinformatie nodig over de opdracht.</w:t>
      </w:r>
    </w:p>
    <w:p w14:paraId="03F4E5A7" w14:textId="77777777" w:rsidR="001B5FE2" w:rsidRPr="000230A8" w:rsidRDefault="001B5FE2" w:rsidP="06FF7FA3"/>
    <w:p w14:paraId="2A51B04B" w14:textId="2674DD40" w:rsidR="001B5FE2" w:rsidRPr="000230A8" w:rsidRDefault="35804FB3" w:rsidP="06FF7FA3">
      <w:r w:rsidRPr="000230A8">
        <w:t xml:space="preserve">De opdracht heet </w:t>
      </w:r>
      <w:r w:rsidR="00043E28" w:rsidRPr="000230A8">
        <w:t>“</w:t>
      </w:r>
      <w:r w:rsidRPr="000230A8">
        <w:t>C++ unit</w:t>
      </w:r>
      <w:r w:rsidR="00712F64" w:rsidRPr="000230A8">
        <w:t>s</w:t>
      </w:r>
      <w:r w:rsidRPr="000230A8">
        <w:t xml:space="preserve"> library</w:t>
      </w:r>
      <w:r w:rsidR="00043E28" w:rsidRPr="000230A8">
        <w:t>”</w:t>
      </w:r>
      <w:r w:rsidRPr="000230A8">
        <w:t xml:space="preserve"> en op</w:t>
      </w:r>
      <w:r w:rsidR="00EE7A9D" w:rsidRPr="000230A8">
        <w:t xml:space="preserve"> het</w:t>
      </w:r>
      <w:r w:rsidRPr="000230A8">
        <w:t xml:space="preserve"> moment van schrijven </w:t>
      </w:r>
      <w:r w:rsidR="7C7585CB" w:rsidRPr="000230A8">
        <w:t>houdt het in dat er onderzoek gedaan wordt naar de verschillende</w:t>
      </w:r>
      <w:r w:rsidR="00051240" w:rsidRPr="000230A8">
        <w:t xml:space="preserve"> </w:t>
      </w:r>
      <w:r w:rsidR="0098712F" w:rsidRPr="000230A8">
        <w:t xml:space="preserve">eenheden (units) </w:t>
      </w:r>
      <w:r w:rsidR="00051240" w:rsidRPr="000230A8">
        <w:t>software</w:t>
      </w:r>
      <w:r w:rsidR="7C7585CB" w:rsidRPr="000230A8">
        <w:t xml:space="preserve"> </w:t>
      </w:r>
      <w:commentRangeStart w:id="35"/>
      <w:r w:rsidR="7C7585CB" w:rsidRPr="000230A8">
        <w:t xml:space="preserve">libraries </w:t>
      </w:r>
      <w:commentRangeEnd w:id="35"/>
      <w:r w:rsidRPr="000230A8">
        <w:rPr>
          <w:rStyle w:val="CommentReference"/>
        </w:rPr>
        <w:commentReference w:id="35"/>
      </w:r>
      <w:commentRangeStart w:id="36"/>
      <w:r w:rsidR="7C7585CB" w:rsidRPr="000230A8">
        <w:t xml:space="preserve">die op internet </w:t>
      </w:r>
      <w:r w:rsidR="00025CA6" w:rsidRPr="000230A8">
        <w:t>be</w:t>
      </w:r>
      <w:r w:rsidR="7C7585CB" w:rsidRPr="000230A8">
        <w:t>staan</w:t>
      </w:r>
      <w:commentRangeEnd w:id="36"/>
      <w:r w:rsidRPr="000230A8">
        <w:rPr>
          <w:rStyle w:val="CommentReference"/>
        </w:rPr>
        <w:commentReference w:id="36"/>
      </w:r>
      <w:r w:rsidR="7C7585CB" w:rsidRPr="000230A8">
        <w:t>.</w:t>
      </w:r>
      <w:r w:rsidR="7B00133D" w:rsidRPr="000230A8">
        <w:t xml:space="preserve"> Aan de hand van dit onderzoek wordt een advies gemaakt</w:t>
      </w:r>
      <w:r w:rsidR="00AC56EB" w:rsidRPr="000230A8">
        <w:t>, hieruit kan dus ook blijken dat het handiger is om er zelf een te maken</w:t>
      </w:r>
      <w:r w:rsidR="7B00133D" w:rsidRPr="000230A8">
        <w:t>.</w:t>
      </w:r>
      <w:r w:rsidR="7C7585CB" w:rsidRPr="000230A8">
        <w:t xml:space="preserve"> </w:t>
      </w:r>
    </w:p>
    <w:p w14:paraId="5C202D43" w14:textId="77777777" w:rsidR="001B5FE2" w:rsidRPr="000230A8" w:rsidRDefault="001B5FE2" w:rsidP="06FF7FA3"/>
    <w:p w14:paraId="327DE323" w14:textId="7FEF580D" w:rsidR="00B5275C" w:rsidRPr="000230A8" w:rsidRDefault="7C7585CB" w:rsidP="06FF7FA3">
      <w:r w:rsidRPr="000230A8">
        <w:t xml:space="preserve">Het </w:t>
      </w:r>
      <w:r w:rsidR="464BA05E" w:rsidRPr="000230A8">
        <w:t xml:space="preserve">uiteindelijke </w:t>
      </w:r>
      <w:r w:rsidRPr="000230A8">
        <w:t xml:space="preserve">doel is om een library te gebruiken </w:t>
      </w:r>
      <w:r w:rsidR="78022BFB" w:rsidRPr="000230A8">
        <w:t xml:space="preserve">die ervoor zorgt </w:t>
      </w:r>
      <w:r w:rsidRPr="000230A8">
        <w:t>dat conversies tussen bijvoorbeeld meter en yard geen probleem meer zijn</w:t>
      </w:r>
      <w:r w:rsidR="693CA32B" w:rsidRPr="000230A8">
        <w:t xml:space="preserve">, maar ook dat de </w:t>
      </w:r>
      <w:commentRangeStart w:id="37"/>
      <w:r w:rsidR="693CA32B" w:rsidRPr="000230A8">
        <w:t>type</w:t>
      </w:r>
      <w:commentRangeEnd w:id="37"/>
      <w:r w:rsidR="35804FB3" w:rsidRPr="000230A8">
        <w:rPr>
          <w:rStyle w:val="CommentReference"/>
        </w:rPr>
        <w:commentReference w:id="37"/>
      </w:r>
      <w:r w:rsidR="693CA32B" w:rsidRPr="000230A8">
        <w:t xml:space="preserve"> safety verbeterd wordt.</w:t>
      </w:r>
      <w:r w:rsidR="006B3E47" w:rsidRPr="000230A8">
        <w:t xml:space="preserve"> Met t</w:t>
      </w:r>
      <w:r w:rsidR="003B55C8" w:rsidRPr="000230A8">
        <w:t xml:space="preserve">ype safety wordt bijvoorbeeld bedoeld dat er geen </w:t>
      </w:r>
      <w:r w:rsidR="009F4C41" w:rsidRPr="000230A8">
        <w:t xml:space="preserve">variabele voor afstand kan zijn die een waarde in kilogram heeft. Op het moment kan dit wel, omdat het </w:t>
      </w:r>
      <w:r w:rsidR="00E5698B" w:rsidRPr="000230A8">
        <w:t>gewoon een integer is zonder checks.</w:t>
      </w:r>
    </w:p>
    <w:p w14:paraId="1090E4D5" w14:textId="77777777" w:rsidR="00B5275C" w:rsidRPr="000230A8" w:rsidRDefault="00B5275C" w:rsidP="06FF7FA3"/>
    <w:p w14:paraId="53EC402F" w14:textId="64983CC1" w:rsidR="00535FF0" w:rsidRDefault="00535FF0" w:rsidP="16CFA3A0">
      <w:r w:rsidRPr="000230A8">
        <w:t>Hierna zal de library (</w:t>
      </w:r>
      <w:r w:rsidR="00AF7721" w:rsidRPr="000230A8">
        <w:t xml:space="preserve">zelfgemaakt of een aangepaste open source van het internet) geïntegreerd worden in </w:t>
      </w:r>
      <w:r w:rsidR="002D7763" w:rsidRPr="000230A8">
        <w:t xml:space="preserve">de examplecode van </w:t>
      </w:r>
      <w:r w:rsidR="00A04924">
        <w:t xml:space="preserve">de </w:t>
      </w:r>
      <w:r w:rsidR="002D7763" w:rsidRPr="000230A8">
        <w:t xml:space="preserve">STM32. </w:t>
      </w:r>
      <w:r w:rsidR="7FF5C908">
        <w:t>“Example”</w:t>
      </w:r>
      <w:r w:rsidR="001B0307">
        <w:t>,</w:t>
      </w:r>
      <w:r w:rsidR="7FF5C908">
        <w:t xml:space="preserve"> “voorbeeld” of “voorbeeldcode” worden soms door elkaar heen gebruikt, maar betekenen hetzelfde. </w:t>
      </w:r>
    </w:p>
    <w:p w14:paraId="7C68DDD5" w14:textId="65A74CE0" w:rsidR="00535FF0" w:rsidRDefault="002D7763" w:rsidP="06FF7FA3">
      <w:r w:rsidRPr="000230A8">
        <w:t>Dit voorbeeld is ook onderdeel van de SCB</w:t>
      </w:r>
      <w:r w:rsidR="00466A5C" w:rsidRPr="000230A8">
        <w:t xml:space="preserve"> en wordt gebruikt als basis van projecten. </w:t>
      </w:r>
      <w:commentRangeStart w:id="38"/>
      <w:commentRangeStart w:id="39"/>
      <w:r w:rsidR="00466A5C" w:rsidRPr="000230A8">
        <w:t>Het is een soort</w:t>
      </w:r>
      <w:r w:rsidR="00961C4D">
        <w:t xml:space="preserve"> referentie</w:t>
      </w:r>
      <w:r w:rsidR="006104C3" w:rsidRPr="000230A8">
        <w:t>project</w:t>
      </w:r>
      <w:commentRangeEnd w:id="38"/>
      <w:r w:rsidR="005C4161">
        <w:rPr>
          <w:rStyle w:val="CommentReference"/>
        </w:rPr>
        <w:commentReference w:id="38"/>
      </w:r>
      <w:commentRangeEnd w:id="39"/>
      <w:r w:rsidR="009326C2">
        <w:rPr>
          <w:rStyle w:val="CommentReference"/>
        </w:rPr>
        <w:commentReference w:id="39"/>
      </w:r>
      <w:r w:rsidR="0073125E">
        <w:t xml:space="preserve"> </w:t>
      </w:r>
      <w:r w:rsidR="00466A5C" w:rsidRPr="000230A8">
        <w:t>met alle libraries van Inspiro toegevoegd.</w:t>
      </w:r>
      <w:r w:rsidR="006104C3" w:rsidRPr="000230A8">
        <w:t xml:space="preserve"> De basiscode hiervan moet dan ook altijd kunnen builden.</w:t>
      </w:r>
    </w:p>
    <w:p w14:paraId="1DCBF573" w14:textId="77777777" w:rsidR="005322B7" w:rsidRDefault="005322B7" w:rsidP="06FF7FA3"/>
    <w:p w14:paraId="4355A644" w14:textId="1196E8EB" w:rsidR="005322B7" w:rsidRPr="000230A8" w:rsidRDefault="005322B7" w:rsidP="06FF7FA3">
      <w:r w:rsidRPr="000230A8">
        <w:t xml:space="preserve">Het kan zijn dat de scheiding tussen stagedoel 1 en 2 </w:t>
      </w:r>
      <w:r w:rsidR="00FC6FAE">
        <w:t xml:space="preserve">zometeen </w:t>
      </w:r>
      <w:r w:rsidRPr="000230A8">
        <w:t>onduidelijk is, omdat het beide</w:t>
      </w:r>
      <w:r>
        <w:t xml:space="preserve"> de </w:t>
      </w:r>
      <w:r w:rsidRPr="000230A8">
        <w:t>eindgebruiker(s) betrekt. Hieronder zal ik kort het verschil toelichten:</w:t>
      </w:r>
      <w:r w:rsidRPr="000230A8">
        <w:br/>
      </w:r>
      <w:commentRangeStart w:id="40"/>
      <w:r w:rsidRPr="000230A8">
        <w:t xml:space="preserve">Stagedoel 1 is meer gericht op het geven van een goed advies op basis van de requirements van de eindgebruikers en opdrachtgever. Stagedoel 2 </w:t>
      </w:r>
      <w:r>
        <w:t xml:space="preserve">is meer </w:t>
      </w:r>
      <w:r w:rsidRPr="000230A8">
        <w:t>gericht op het verzamelen en analyseren van deze requirements en eisen, zodat stagedoel 1 dus een beter advies</w:t>
      </w:r>
      <w:r>
        <w:t xml:space="preserve"> wordt</w:t>
      </w:r>
      <w:r w:rsidRPr="000230A8">
        <w:t>.</w:t>
      </w:r>
      <w:commentRangeEnd w:id="40"/>
      <w:r>
        <w:rPr>
          <w:rStyle w:val="CommentReference"/>
        </w:rPr>
        <w:commentReference w:id="40"/>
      </w:r>
    </w:p>
    <w:p w14:paraId="14FFE93F" w14:textId="7A047CBC" w:rsidR="00E557CB" w:rsidRPr="000230A8" w:rsidRDefault="00690C90">
      <w:r w:rsidRPr="000230A8">
        <w:t> </w:t>
      </w:r>
    </w:p>
    <w:p w14:paraId="50AEC5B7" w14:textId="5C3AA905" w:rsidR="00EB50ED" w:rsidRPr="000230A8" w:rsidRDefault="00EB50ED" w:rsidP="06FF7FA3">
      <w:pPr>
        <w:rPr>
          <w:rFonts w:ascii="Arial" w:hAnsi="Arial"/>
          <w:b/>
          <w:color w:val="E50056" w:themeColor="text2"/>
          <w:sz w:val="24"/>
          <w:szCs w:val="24"/>
        </w:rPr>
      </w:pPr>
    </w:p>
    <w:p w14:paraId="36145117" w14:textId="6FB0D98E" w:rsidR="00E557CB" w:rsidRPr="000230A8" w:rsidRDefault="5BF4A4FB" w:rsidP="00DD67B1">
      <w:pPr>
        <w:pStyle w:val="Heading2"/>
        <w:rPr>
          <w:noProof/>
        </w:rPr>
      </w:pPr>
      <w:bookmarkStart w:id="41" w:name="_Toc190692371"/>
      <w:r w:rsidRPr="000230A8">
        <w:rPr>
          <w:noProof/>
        </w:rPr>
        <w:t xml:space="preserve">Stagedoel 1: </w:t>
      </w:r>
      <w:r w:rsidR="495ABE3C" w:rsidRPr="000230A8">
        <w:rPr>
          <w:noProof/>
        </w:rPr>
        <w:t xml:space="preserve">Advies over </w:t>
      </w:r>
      <w:r w:rsidR="20C89AEB" w:rsidRPr="000230A8">
        <w:rPr>
          <w:noProof/>
        </w:rPr>
        <w:t xml:space="preserve">eenheden </w:t>
      </w:r>
      <w:r w:rsidR="3C2505AB" w:rsidRPr="000230A8">
        <w:rPr>
          <w:noProof/>
        </w:rPr>
        <w:t>library</w:t>
      </w:r>
      <w:bookmarkEnd w:id="41"/>
    </w:p>
    <w:p w14:paraId="3077D0B9" w14:textId="2E32A1BB" w:rsidR="002054C4" w:rsidRPr="000230A8" w:rsidRDefault="486D4AAF" w:rsidP="06FF7FA3">
      <w:r w:rsidRPr="000230A8">
        <w:rPr>
          <w:i/>
          <w:iCs/>
        </w:rPr>
        <w:t>Context:</w:t>
      </w:r>
      <w:r w:rsidR="014FE1BB" w:rsidRPr="000230A8">
        <w:rPr>
          <w:i/>
          <w:iCs/>
        </w:rPr>
        <w:t xml:space="preserve"> </w:t>
      </w:r>
      <w:r w:rsidR="1F71B7BB" w:rsidRPr="000230A8">
        <w:rPr>
          <w:b/>
          <w:bCs/>
        </w:rPr>
        <w:t>aandachtsgebied</w:t>
      </w:r>
      <w:r w:rsidR="01242C69" w:rsidRPr="000230A8">
        <w:rPr>
          <w:b/>
          <w:bCs/>
        </w:rPr>
        <w:t xml:space="preserve"> </w:t>
      </w:r>
      <w:r w:rsidR="5972D4E2" w:rsidRPr="000230A8">
        <w:t>software</w:t>
      </w:r>
      <w:r w:rsidR="1F71B7BB" w:rsidRPr="000230A8">
        <w:t xml:space="preserve">, </w:t>
      </w:r>
      <w:r w:rsidRPr="000230A8">
        <w:rPr>
          <w:b/>
          <w:bCs/>
        </w:rPr>
        <w:t>activiteit</w:t>
      </w:r>
      <w:r w:rsidR="5972D4E2" w:rsidRPr="000230A8">
        <w:rPr>
          <w:b/>
          <w:bCs/>
        </w:rPr>
        <w:t xml:space="preserve"> </w:t>
      </w:r>
      <w:r w:rsidR="3B1ECCE9" w:rsidRPr="000230A8">
        <w:t>adviseren</w:t>
      </w:r>
      <w:r w:rsidR="1F71B7BB" w:rsidRPr="000230A8">
        <w:rPr>
          <w:i/>
          <w:iCs/>
        </w:rPr>
        <w:t xml:space="preserve">, </w:t>
      </w:r>
      <w:r w:rsidR="1F71B7BB" w:rsidRPr="000230A8">
        <w:rPr>
          <w:b/>
          <w:bCs/>
        </w:rPr>
        <w:t>niveau</w:t>
      </w:r>
      <w:r w:rsidR="1F71B7BB" w:rsidRPr="000230A8">
        <w:t xml:space="preserve">: </w:t>
      </w:r>
      <w:r w:rsidR="3B1ECCE9" w:rsidRPr="000230A8">
        <w:t>2</w:t>
      </w:r>
      <w:r w:rsidR="759A4C33" w:rsidRPr="000230A8">
        <w:t xml:space="preserve"> (van het HBO-I kubusmodel</w:t>
      </w:r>
      <w:r w:rsidR="5260F24C" w:rsidRPr="000230A8">
        <w:t xml:space="preserve">, zie </w:t>
      </w:r>
      <w:r w:rsidR="2D0450AF" w:rsidRPr="000230A8">
        <w:t>bronnen</w:t>
      </w:r>
      <w:r w:rsidR="759A4C33" w:rsidRPr="000230A8">
        <w:t>)</w:t>
      </w:r>
      <w:r w:rsidR="005D180D" w:rsidRPr="000230A8">
        <w:br/>
      </w:r>
    </w:p>
    <w:p w14:paraId="5818F50E" w14:textId="46D3C7F4" w:rsidR="00FB31B5" w:rsidRPr="000230A8" w:rsidRDefault="00690C90" w:rsidP="00690C90">
      <w:pPr>
        <w:rPr>
          <w:i/>
          <w:iCs/>
        </w:rPr>
      </w:pPr>
      <w:r w:rsidRPr="000230A8">
        <w:rPr>
          <w:i/>
          <w:iCs/>
        </w:rPr>
        <w:t>Ik wil aantonen</w:t>
      </w:r>
      <w:r w:rsidR="004B2D4E" w:rsidRPr="000230A8">
        <w:rPr>
          <w:i/>
          <w:iCs/>
        </w:rPr>
        <w:t>:</w:t>
      </w:r>
    </w:p>
    <w:p w14:paraId="6236D680" w14:textId="6EDB86C9" w:rsidR="005372D3" w:rsidRPr="000230A8" w:rsidRDefault="005D180D" w:rsidP="06FF7FA3">
      <w:pPr>
        <w:spacing w:line="240" w:lineRule="auto"/>
        <w:rPr>
          <w:rFonts w:ascii="Calibri" w:eastAsia="Times New Roman" w:hAnsi="Calibri" w:cs="Calibri"/>
          <w:sz w:val="22"/>
          <w:szCs w:val="22"/>
        </w:rPr>
      </w:pPr>
      <w:r w:rsidRPr="16CFA3A0">
        <w:rPr>
          <w:rFonts w:ascii="Calibri" w:eastAsia="Times New Roman" w:hAnsi="Calibri" w:cs="Calibri"/>
          <w:sz w:val="22"/>
          <w:szCs w:val="22"/>
        </w:rPr>
        <w:t>“</w:t>
      </w:r>
      <w:r w:rsidR="5DF6C75C" w:rsidRPr="16CFA3A0">
        <w:rPr>
          <w:rFonts w:ascii="Calibri" w:eastAsia="Times New Roman" w:hAnsi="Calibri" w:cs="Calibri"/>
          <w:sz w:val="22"/>
          <w:szCs w:val="22"/>
        </w:rPr>
        <w:t>Adviseren over een onderdeel van een architectuur of een beperkt softwaresysteem</w:t>
      </w:r>
      <w:r w:rsidRPr="16CFA3A0">
        <w:rPr>
          <w:rFonts w:ascii="Calibri" w:eastAsia="Times New Roman" w:hAnsi="Calibri" w:cs="Calibri"/>
          <w:sz w:val="22"/>
          <w:szCs w:val="22"/>
        </w:rPr>
        <w:t>”</w:t>
      </w:r>
    </w:p>
    <w:p w14:paraId="7F0EEEB0" w14:textId="77777777" w:rsidR="005372D3" w:rsidRPr="000230A8" w:rsidRDefault="005372D3" w:rsidP="00690C90">
      <w:pPr>
        <w:rPr>
          <w:i/>
          <w:iCs/>
        </w:rPr>
      </w:pPr>
    </w:p>
    <w:p w14:paraId="471177CD" w14:textId="1C596428" w:rsidR="00690C90" w:rsidRPr="000230A8" w:rsidRDefault="00690C90" w:rsidP="00690C90">
      <w:pPr>
        <w:rPr>
          <w:i/>
          <w:iCs/>
        </w:rPr>
      </w:pPr>
      <w:r w:rsidRPr="000230A8">
        <w:rPr>
          <w:i/>
          <w:iCs/>
        </w:rPr>
        <w:t>Omdat,</w:t>
      </w:r>
    </w:p>
    <w:p w14:paraId="2E92CB7B" w14:textId="4D0281DB" w:rsidR="005130C4" w:rsidRDefault="0073246A" w:rsidP="00690C90">
      <w:r w:rsidRPr="000230A8">
        <w:lastRenderedPageBreak/>
        <w:t>h</w:t>
      </w:r>
      <w:r w:rsidR="00557D51" w:rsidRPr="000230A8">
        <w:t xml:space="preserve">et nu nog niet </w:t>
      </w:r>
      <w:r w:rsidRPr="000230A8">
        <w:t>op het niveau is waar ik het wil hebben. Op dit moment is advi</w:t>
      </w:r>
      <w:r w:rsidR="002348CB">
        <w:t>seren over een belangrijk onderdeel van een architectuur</w:t>
      </w:r>
      <w:r w:rsidRPr="000230A8">
        <w:t xml:space="preserve"> namelijk</w:t>
      </w:r>
      <w:commentRangeStart w:id="42"/>
      <w:commentRangeStart w:id="43"/>
      <w:r w:rsidR="04345390" w:rsidRPr="000230A8">
        <w:t xml:space="preserve"> iets compleet nieuws is voor mij. </w:t>
      </w:r>
    </w:p>
    <w:p w14:paraId="7C26E133" w14:textId="77777777" w:rsidR="005130C4" w:rsidRDefault="005130C4" w:rsidP="00690C90"/>
    <w:p w14:paraId="566AEA70" w14:textId="2EA4DF3E" w:rsidR="005130C4" w:rsidRDefault="04345390" w:rsidP="00690C90">
      <w:r w:rsidRPr="000230A8">
        <w:t xml:space="preserve">We </w:t>
      </w:r>
      <w:commentRangeEnd w:id="42"/>
      <w:r w:rsidR="0073246A" w:rsidRPr="000230A8">
        <w:rPr>
          <w:rStyle w:val="CommentReference"/>
        </w:rPr>
        <w:commentReference w:id="42"/>
      </w:r>
      <w:commentRangeEnd w:id="43"/>
      <w:r w:rsidR="0073246A" w:rsidRPr="000230A8">
        <w:rPr>
          <w:rStyle w:val="CommentReference"/>
        </w:rPr>
        <w:commentReference w:id="43"/>
      </w:r>
      <w:r w:rsidRPr="000230A8">
        <w:t xml:space="preserve">hebben tijdens het WoR-project </w:t>
      </w:r>
      <w:r w:rsidR="00D81AF3" w:rsidRPr="000230A8">
        <w:t xml:space="preserve">wel </w:t>
      </w:r>
      <w:r w:rsidRPr="000230A8">
        <w:t>advies gegeven</w:t>
      </w:r>
      <w:r w:rsidR="00497EB8">
        <w:t>, maar dit was</w:t>
      </w:r>
      <w:r w:rsidRPr="000230A8">
        <w:t xml:space="preserve"> in de vorm van prototypes</w:t>
      </w:r>
      <w:r w:rsidR="00497EB8">
        <w:t xml:space="preserve"> dus </w:t>
      </w:r>
      <w:r w:rsidR="00D81AF3" w:rsidRPr="000230A8">
        <w:t>dit hield in dat er een advies per prototype gegeven werd</w:t>
      </w:r>
      <w:r w:rsidR="00BC3648" w:rsidRPr="000230A8">
        <w:t xml:space="preserve"> en </w:t>
      </w:r>
      <w:r w:rsidR="00176405">
        <w:t>dat we hiervan</w:t>
      </w:r>
      <w:r w:rsidR="00BC3648" w:rsidRPr="000230A8">
        <w:t xml:space="preserve"> wisten dat onze uitwerking niet gebruikt ging worden.</w:t>
      </w:r>
      <w:r w:rsidR="00D81AF3" w:rsidRPr="000230A8">
        <w:t xml:space="preserve"> </w:t>
      </w:r>
      <w:r w:rsidRPr="000230A8">
        <w:t>Dit advies is heel anders, omdat dit waarschijnlijk binnen de hele organisatie gebruikt gaat worden</w:t>
      </w:r>
      <w:r w:rsidR="63D6AC91" w:rsidRPr="000230A8">
        <w:t xml:space="preserve"> met mijn </w:t>
      </w:r>
      <w:r w:rsidR="4B2CFE46" w:rsidRPr="000230A8">
        <w:t xml:space="preserve">advies en </w:t>
      </w:r>
      <w:commentRangeStart w:id="45"/>
      <w:r w:rsidR="63D6AC91" w:rsidRPr="000230A8">
        <w:t>uitwerking als basis</w:t>
      </w:r>
      <w:commentRangeEnd w:id="45"/>
      <w:r w:rsidR="0073246A" w:rsidRPr="000230A8">
        <w:rPr>
          <w:rStyle w:val="CommentReference"/>
        </w:rPr>
        <w:commentReference w:id="45"/>
      </w:r>
      <w:r w:rsidR="00C4220F" w:rsidRPr="000230A8">
        <w:t xml:space="preserve"> voor een </w:t>
      </w:r>
      <w:r w:rsidR="00C813C7" w:rsidRPr="000230A8">
        <w:t xml:space="preserve">algemene </w:t>
      </w:r>
      <w:r w:rsidR="005C6D07">
        <w:t xml:space="preserve">Inspiro </w:t>
      </w:r>
      <w:r w:rsidR="00C813C7" w:rsidRPr="000230A8">
        <w:t>library in de toekomst</w:t>
      </w:r>
      <w:r w:rsidR="786FAFBA" w:rsidRPr="000230A8">
        <w:t xml:space="preserve">. </w:t>
      </w:r>
    </w:p>
    <w:p w14:paraId="39C15F6C" w14:textId="77777777" w:rsidR="005130C4" w:rsidRDefault="005130C4" w:rsidP="00690C90"/>
    <w:p w14:paraId="13FF6AA4" w14:textId="55E4CB1B" w:rsidR="008768C5" w:rsidRPr="000230A8" w:rsidRDefault="786FAFBA" w:rsidP="00690C90">
      <w:r w:rsidRPr="000230A8">
        <w:t xml:space="preserve">Dat </w:t>
      </w:r>
      <w:r w:rsidR="00E31356">
        <w:t xml:space="preserve">het waarschijnlijk veel gebruikt gaat worden </w:t>
      </w:r>
      <w:r w:rsidRPr="000230A8">
        <w:t xml:space="preserve">vind ik </w:t>
      </w:r>
      <w:r w:rsidR="00751A1B">
        <w:t xml:space="preserve">al </w:t>
      </w:r>
      <w:r w:rsidRPr="000230A8">
        <w:t>best een gave gedachte</w:t>
      </w:r>
      <w:r w:rsidR="00136E06">
        <w:t>,</w:t>
      </w:r>
      <w:r w:rsidRPr="000230A8">
        <w:t xml:space="preserve"> maar </w:t>
      </w:r>
      <w:r w:rsidR="00136E06">
        <w:t xml:space="preserve">het </w:t>
      </w:r>
      <w:r w:rsidRPr="000230A8">
        <w:t xml:space="preserve">helpt mij </w:t>
      </w:r>
      <w:r w:rsidR="1C8583AC" w:rsidRPr="000230A8">
        <w:t>ook in de toekomst</w:t>
      </w:r>
      <w:r w:rsidR="00136E06">
        <w:t>. Ik</w:t>
      </w:r>
      <w:r w:rsidR="00E93482">
        <w:t xml:space="preserve"> doe nu extra ervaring op over advies geven</w:t>
      </w:r>
      <w:r w:rsidR="002E3E87">
        <w:t xml:space="preserve"> en ik hoop hier ook van te leren </w:t>
      </w:r>
      <w:r w:rsidR="008F04E2">
        <w:t>aan welke informatie</w:t>
      </w:r>
      <w:r w:rsidR="002E3E87">
        <w:t xml:space="preserve"> een bedrijf wel iets aan heeft en waar niet.</w:t>
      </w:r>
      <w:r w:rsidR="00E31356">
        <w:t xml:space="preserve"> </w:t>
      </w:r>
    </w:p>
    <w:p w14:paraId="779A7AE5" w14:textId="77777777" w:rsidR="00E173FA" w:rsidRPr="000230A8" w:rsidRDefault="00E173FA" w:rsidP="00690C90">
      <w:pPr>
        <w:rPr>
          <w:i/>
          <w:iCs/>
        </w:rPr>
      </w:pPr>
    </w:p>
    <w:p w14:paraId="1140C459" w14:textId="55AF0F21" w:rsidR="00690C90" w:rsidRPr="000230A8" w:rsidRDefault="00690C90" w:rsidP="00690C90">
      <w:pPr>
        <w:rPr>
          <w:i/>
          <w:iCs/>
        </w:rPr>
      </w:pPr>
      <w:r w:rsidRPr="000230A8">
        <w:rPr>
          <w:i/>
          <w:iCs/>
        </w:rPr>
        <w:t>Deliverables die ik ga opleveren</w:t>
      </w:r>
    </w:p>
    <w:p w14:paraId="6D72035E" w14:textId="45DE274D" w:rsidR="00E67365" w:rsidRPr="000230A8" w:rsidRDefault="00BF68AB" w:rsidP="0094649C">
      <w:pPr>
        <w:pStyle w:val="ListParagraph"/>
        <w:numPr>
          <w:ilvl w:val="0"/>
          <w:numId w:val="22"/>
        </w:numPr>
      </w:pPr>
      <w:r w:rsidRPr="000230A8">
        <w:rPr>
          <w:b/>
          <w:bCs/>
        </w:rPr>
        <w:t xml:space="preserve">Advies over de </w:t>
      </w:r>
      <w:r w:rsidR="007A19A4" w:rsidRPr="000230A8">
        <w:rPr>
          <w:b/>
          <w:bCs/>
        </w:rPr>
        <w:t>meest geschikte library voor Inspiro</w:t>
      </w:r>
      <w:r w:rsidR="00546A78" w:rsidRPr="000230A8">
        <w:br/>
      </w:r>
      <w:r w:rsidR="00795A5A" w:rsidRPr="000230A8">
        <w:t xml:space="preserve">Na het </w:t>
      </w:r>
      <w:r w:rsidR="005E6E6A" w:rsidRPr="000230A8">
        <w:t xml:space="preserve">onderzoek van stagedoel 5 verwacht ik een groot aantal libraries te hebben. </w:t>
      </w:r>
      <w:commentRangeStart w:id="46"/>
      <w:r w:rsidR="12134523" w:rsidRPr="000230A8">
        <w:t xml:space="preserve">Dit wordt allemaal in een tabel verwerkt </w:t>
      </w:r>
      <w:commentRangeEnd w:id="46"/>
      <w:r w:rsidR="00F148A7" w:rsidRPr="000230A8">
        <w:rPr>
          <w:rStyle w:val="CommentReference"/>
        </w:rPr>
        <w:commentReference w:id="46"/>
      </w:r>
      <w:r w:rsidR="12134523" w:rsidRPr="000230A8">
        <w:t xml:space="preserve">en uiteindelijk </w:t>
      </w:r>
      <w:r w:rsidR="330780A1" w:rsidRPr="000230A8">
        <w:t>wordt er één library gekozen die</w:t>
      </w:r>
      <w:r w:rsidR="004A0C7A" w:rsidRPr="000230A8">
        <w:t xml:space="preserve"> als</w:t>
      </w:r>
      <w:r w:rsidR="003E2B52" w:rsidRPr="000230A8">
        <w:t xml:space="preserve"> definitief</w:t>
      </w:r>
      <w:r w:rsidR="004A0C7A" w:rsidRPr="000230A8">
        <w:t xml:space="preserve"> advies gegeven wordt</w:t>
      </w:r>
      <w:r w:rsidR="330780A1" w:rsidRPr="000230A8">
        <w:t>.</w:t>
      </w:r>
      <w:r w:rsidR="004A0C7A" w:rsidRPr="000230A8">
        <w:t xml:space="preserve"> </w:t>
      </w:r>
      <w:r w:rsidR="008A6EF6" w:rsidRPr="000230A8">
        <w:t>D</w:t>
      </w:r>
      <w:r w:rsidR="00A2676A" w:rsidRPr="000230A8">
        <w:t xml:space="preserve">e top 5 </w:t>
      </w:r>
      <w:r w:rsidR="008A6EF6" w:rsidRPr="000230A8">
        <w:t xml:space="preserve">wordt hier </w:t>
      </w:r>
      <w:r w:rsidR="00E450DC" w:rsidRPr="000230A8">
        <w:t>ook</w:t>
      </w:r>
      <w:r w:rsidR="00A2676A" w:rsidRPr="000230A8">
        <w:t xml:space="preserve"> benoemd, zodat </w:t>
      </w:r>
      <w:r w:rsidR="00B85AD0">
        <w:t xml:space="preserve">de </w:t>
      </w:r>
      <w:r w:rsidR="007A5FB0">
        <w:t xml:space="preserve">mogelijke </w:t>
      </w:r>
      <w:r w:rsidR="00A2676A" w:rsidRPr="000230A8">
        <w:t>alternatieve</w:t>
      </w:r>
      <w:r w:rsidR="000B29F9" w:rsidRPr="000230A8">
        <w:t>n</w:t>
      </w:r>
      <w:r w:rsidR="00A2676A" w:rsidRPr="000230A8">
        <w:t xml:space="preserve"> </w:t>
      </w:r>
      <w:r w:rsidR="00B85AD0">
        <w:t>benoemd worden</w:t>
      </w:r>
      <w:r w:rsidR="000B29F9" w:rsidRPr="000230A8">
        <w:t xml:space="preserve">. </w:t>
      </w:r>
    </w:p>
    <w:p w14:paraId="106743DF" w14:textId="77777777" w:rsidR="00A2676A" w:rsidRPr="000230A8" w:rsidRDefault="00A2676A" w:rsidP="00A2676A"/>
    <w:p w14:paraId="56B05044" w14:textId="1C34F128" w:rsidR="004B2D4E" w:rsidRPr="000230A8" w:rsidRDefault="00690C90" w:rsidP="00690C90">
      <w:pPr>
        <w:rPr>
          <w:i/>
          <w:iCs/>
        </w:rPr>
      </w:pPr>
      <w:r w:rsidRPr="000230A8">
        <w:rPr>
          <w:i/>
          <w:iCs/>
        </w:rPr>
        <w:t>Daartoe ga</w:t>
      </w:r>
      <w:r w:rsidR="008768C5" w:rsidRPr="000230A8">
        <w:rPr>
          <w:i/>
          <w:iCs/>
        </w:rPr>
        <w:t xml:space="preserve"> ik het volgende doen</w:t>
      </w:r>
      <w:r w:rsidR="004B2D4E" w:rsidRPr="000230A8">
        <w:rPr>
          <w:i/>
          <w:iCs/>
        </w:rPr>
        <w:t xml:space="preserve"> </w:t>
      </w:r>
    </w:p>
    <w:p w14:paraId="292D4476" w14:textId="71AADCAF" w:rsidR="0043742E" w:rsidRPr="000230A8" w:rsidRDefault="0043742E" w:rsidP="0043742E">
      <w:pPr>
        <w:pStyle w:val="ListParagraph"/>
        <w:numPr>
          <w:ilvl w:val="0"/>
          <w:numId w:val="22"/>
        </w:numPr>
      </w:pPr>
      <w:r w:rsidRPr="000230A8">
        <w:t>Criteria</w:t>
      </w:r>
      <w:r w:rsidR="002D5182" w:rsidRPr="000230A8">
        <w:t>/ requirements</w:t>
      </w:r>
      <w:r w:rsidRPr="000230A8">
        <w:t xml:space="preserve"> opstellen met de opdrachtgever, zodat </w:t>
      </w:r>
      <w:r w:rsidR="002045A0" w:rsidRPr="000230A8">
        <w:t xml:space="preserve">ik een advies kan geven waarvan ik weet </w:t>
      </w:r>
      <w:r w:rsidR="009E01C8" w:rsidRPr="000230A8">
        <w:t xml:space="preserve">dat het </w:t>
      </w:r>
      <w:r w:rsidR="002318E0" w:rsidRPr="000230A8">
        <w:t>bruikbaar is voor hem</w:t>
      </w:r>
      <w:r w:rsidR="00F90B65" w:rsidRPr="000230A8">
        <w:t xml:space="preserve"> en de eindgebruikers</w:t>
      </w:r>
      <w:r w:rsidR="00735183" w:rsidRPr="000230A8">
        <w:t>.</w:t>
      </w:r>
    </w:p>
    <w:p w14:paraId="6ADBD473" w14:textId="6D1DB1F3" w:rsidR="004B2D4E" w:rsidRPr="000230A8" w:rsidRDefault="1F56C3AC" w:rsidP="0015605A">
      <w:pPr>
        <w:pStyle w:val="ListParagraph"/>
        <w:numPr>
          <w:ilvl w:val="0"/>
          <w:numId w:val="22"/>
        </w:numPr>
      </w:pPr>
      <w:r w:rsidRPr="000230A8">
        <w:t xml:space="preserve">Verschillende libraries bekijken en beoordelen a.d.h.v. </w:t>
      </w:r>
      <w:r w:rsidR="002A076B" w:rsidRPr="000230A8">
        <w:t xml:space="preserve">de </w:t>
      </w:r>
      <w:r w:rsidRPr="000230A8">
        <w:t xml:space="preserve">opgestelde </w:t>
      </w:r>
      <w:r w:rsidR="2BACE0E4" w:rsidRPr="000230A8">
        <w:t>criteria</w:t>
      </w:r>
      <w:r w:rsidR="281469D9" w:rsidRPr="000230A8">
        <w:t xml:space="preserve"> en dit documenteren in </w:t>
      </w:r>
      <w:commentRangeStart w:id="47"/>
      <w:commentRangeStart w:id="48"/>
      <w:r w:rsidR="281469D9" w:rsidRPr="000230A8">
        <w:t>een grote tabel.</w:t>
      </w:r>
      <w:commentRangeEnd w:id="47"/>
      <w:r w:rsidR="00F148A7" w:rsidRPr="000230A8">
        <w:rPr>
          <w:rStyle w:val="CommentReference"/>
        </w:rPr>
        <w:commentReference w:id="47"/>
      </w:r>
      <w:commentRangeEnd w:id="48"/>
      <w:r w:rsidR="00AA3FF2" w:rsidRPr="000230A8">
        <w:rPr>
          <w:rStyle w:val="CommentReference"/>
        </w:rPr>
        <w:commentReference w:id="48"/>
      </w:r>
      <w:r w:rsidR="000660E4" w:rsidRPr="000230A8">
        <w:t xml:space="preserve"> </w:t>
      </w:r>
    </w:p>
    <w:p w14:paraId="4C612A18" w14:textId="05F95205" w:rsidR="0015605A" w:rsidRPr="000230A8" w:rsidRDefault="0015605A" w:rsidP="0015605A">
      <w:pPr>
        <w:pStyle w:val="ListParagraph"/>
        <w:numPr>
          <w:ilvl w:val="0"/>
          <w:numId w:val="22"/>
        </w:numPr>
      </w:pPr>
      <w:r w:rsidRPr="000230A8">
        <w:t>Een advies</w:t>
      </w:r>
      <w:r w:rsidR="00A163CF" w:rsidRPr="000230A8">
        <w:t xml:space="preserve"> aan de opdrachtgever geven</w:t>
      </w:r>
      <w:r w:rsidR="00595D83" w:rsidRPr="000230A8">
        <w:t xml:space="preserve"> over welke library mij het meest geschikt lijkt</w:t>
      </w:r>
      <w:r w:rsidR="000660E4" w:rsidRPr="000230A8">
        <w:t xml:space="preserve"> a.d.h.v. de</w:t>
      </w:r>
      <w:r w:rsidR="00280D38" w:rsidRPr="000230A8">
        <w:t xml:space="preserve"> uitkomsten en vergelijkingen</w:t>
      </w:r>
      <w:r w:rsidR="000660E4" w:rsidRPr="000230A8">
        <w:t xml:space="preserve"> van deze tabel.</w:t>
      </w:r>
    </w:p>
    <w:p w14:paraId="23D84452" w14:textId="77777777" w:rsidR="00E67365" w:rsidRPr="000230A8" w:rsidRDefault="00E67365" w:rsidP="00690C90">
      <w:pPr>
        <w:rPr>
          <w:i/>
          <w:iCs/>
        </w:rPr>
      </w:pPr>
    </w:p>
    <w:p w14:paraId="43D576B4" w14:textId="1757C875" w:rsidR="009E6055" w:rsidRPr="000230A8" w:rsidRDefault="00690C90">
      <w:r w:rsidRPr="000230A8">
        <w:rPr>
          <w:i/>
          <w:iCs/>
        </w:rPr>
        <w:t xml:space="preserve">Wanneer </w:t>
      </w:r>
      <w:r w:rsidR="00E67365" w:rsidRPr="000230A8">
        <w:rPr>
          <w:i/>
          <w:iCs/>
        </w:rPr>
        <w:t xml:space="preserve">ben ik </w:t>
      </w:r>
      <w:r w:rsidRPr="000230A8">
        <w:rPr>
          <w:i/>
          <w:iCs/>
        </w:rPr>
        <w:t>tevreden</w:t>
      </w:r>
      <w:commentRangeStart w:id="49"/>
      <w:commentRangeStart w:id="50"/>
    </w:p>
    <w:commentRangeEnd w:id="49"/>
    <w:p w14:paraId="1BA512B3" w14:textId="4B4C0C8C" w:rsidR="00DD67B1" w:rsidRDefault="00414851">
      <w:r w:rsidRPr="000230A8">
        <w:rPr>
          <w:rStyle w:val="CommentReference"/>
        </w:rPr>
        <w:commentReference w:id="49"/>
      </w:r>
      <w:commentRangeEnd w:id="50"/>
      <w:r w:rsidR="00BD0704" w:rsidRPr="000230A8">
        <w:rPr>
          <w:rStyle w:val="CommentReference"/>
        </w:rPr>
        <w:commentReference w:id="50"/>
      </w:r>
      <w:r w:rsidR="00934A08">
        <w:t xml:space="preserve">Ik ben tevreden met wat ik bereikt heb voor dit stagedoel wanneer </w:t>
      </w:r>
      <w:r w:rsidR="006A5810">
        <w:t>ik weet of mijn advies</w:t>
      </w:r>
      <w:r w:rsidR="00B74629">
        <w:t>-</w:t>
      </w:r>
      <w:r w:rsidR="006A5810">
        <w:t xml:space="preserve"> en manier van adviseren goed of slecht is.</w:t>
      </w:r>
      <w:r w:rsidR="003905E3">
        <w:br/>
      </w:r>
      <w:r w:rsidR="003905E3">
        <w:br/>
        <w:t>Als het advies goedgekeurd wordt door de opdrachtgever en daarna geïntegreerd wordt, betekent het nog niet dat ik tevreden ben met mijn doel, omdat ik er nog niks van geleerd heb.</w:t>
      </w:r>
      <w:r w:rsidR="0040125A">
        <w:br/>
        <w:t xml:space="preserve">Na de integratie verwacht ik te kunnen zien of de library opgepakt wordt </w:t>
      </w:r>
      <w:r w:rsidR="0079089F">
        <w:t>binnen projecten</w:t>
      </w:r>
      <w:r w:rsidR="00250B12">
        <w:t xml:space="preserve"> waar een conclusie uit getrokken kan worden.</w:t>
      </w:r>
    </w:p>
    <w:p w14:paraId="43AF51D2" w14:textId="29DAFA39" w:rsidR="00F952E1" w:rsidRDefault="00250B12">
      <w:r>
        <w:t>Mocht</w:t>
      </w:r>
      <w:r w:rsidR="005E7EB9">
        <w:t>en veel projecten het gebruiken zonder opmerkingen of aanpassingen, dan weet ik dat ik een goed advies gegeven heb</w:t>
      </w:r>
      <w:r w:rsidR="00FF22B9">
        <w:t>.</w:t>
      </w:r>
      <w:r w:rsidR="00F952E1">
        <w:br/>
      </w:r>
      <w:r w:rsidR="00F952E1">
        <w:lastRenderedPageBreak/>
        <w:t xml:space="preserve">Mochten veel projecten het niet gebruiken, er opmerkingen over hebben of veel aanpassingen maken aan de library, dan weet ik dat ik </w:t>
      </w:r>
      <w:r w:rsidR="00AB496C">
        <w:t>een minder goed advies gegeven heb. Als dit het geval is</w:t>
      </w:r>
      <w:r w:rsidR="003D73EF">
        <w:t xml:space="preserve"> wil ik uitzoeken waarom mijn library het niet geworden is. Hieruit kan ik dan een conclusie trekken over waar in mijn advies het verkeerd is gegaan</w:t>
      </w:r>
      <w:r w:rsidR="00742993">
        <w:t xml:space="preserve"> en van deze fout leren voor de volgende keer.</w:t>
      </w:r>
    </w:p>
    <w:p w14:paraId="0FA313FC" w14:textId="77777777" w:rsidR="00F952E1" w:rsidRDefault="00F952E1"/>
    <w:p w14:paraId="44411101" w14:textId="4B64D1AF" w:rsidR="009E6055" w:rsidRPr="00A97095" w:rsidRDefault="00FF22B9">
      <w:r>
        <w:t>Hiernaast kan ik de opdrachtgever vragen mijn manier van adviseren te beoordelen en wat tips en tops te geven</w:t>
      </w:r>
      <w:r w:rsidR="00F952E1">
        <w:t xml:space="preserve">. Zo </w:t>
      </w:r>
      <w:r w:rsidR="00D51BB6">
        <w:t xml:space="preserve">kom ik te weten wat </w:t>
      </w:r>
      <w:r w:rsidR="00F02C32">
        <w:t>ik goed-, maar ook slecht gedaan heb en dit kan ik meenemen naar de volgende keer dat ik ergens over moet adviseren.</w:t>
      </w:r>
      <w:r w:rsidR="009E6055" w:rsidRPr="000230A8">
        <w:br w:type="page"/>
      </w:r>
    </w:p>
    <w:p w14:paraId="40166FE4" w14:textId="6F37A1A4" w:rsidR="00E557CB" w:rsidRPr="000230A8" w:rsidRDefault="5BF4A4FB" w:rsidP="00E557CB">
      <w:pPr>
        <w:pStyle w:val="Heading2"/>
        <w:rPr>
          <w:noProof/>
        </w:rPr>
      </w:pPr>
      <w:bookmarkStart w:id="51" w:name="_Toc190692372"/>
      <w:commentRangeStart w:id="52"/>
      <w:r w:rsidRPr="000230A8">
        <w:rPr>
          <w:noProof/>
        </w:rPr>
        <w:lastRenderedPageBreak/>
        <w:t xml:space="preserve">Stagedoel </w:t>
      </w:r>
      <w:r w:rsidR="03E3D920" w:rsidRPr="000230A8">
        <w:rPr>
          <w:noProof/>
        </w:rPr>
        <w:t>2</w:t>
      </w:r>
      <w:r w:rsidRPr="000230A8">
        <w:rPr>
          <w:noProof/>
        </w:rPr>
        <w:t xml:space="preserve">: </w:t>
      </w:r>
      <w:commentRangeEnd w:id="52"/>
      <w:r w:rsidR="005F39D1">
        <w:rPr>
          <w:rStyle w:val="CommentReference"/>
        </w:rPr>
        <w:commentReference w:id="52"/>
      </w:r>
      <w:r w:rsidR="34CEE5F5" w:rsidRPr="000230A8">
        <w:rPr>
          <w:noProof/>
        </w:rPr>
        <w:t xml:space="preserve">Analyse veelgebruikte </w:t>
      </w:r>
      <w:r w:rsidR="1C12B9FB" w:rsidRPr="000230A8">
        <w:rPr>
          <w:noProof/>
        </w:rPr>
        <w:t>eenheden binnen</w:t>
      </w:r>
      <w:r w:rsidR="1495372E" w:rsidRPr="000230A8">
        <w:rPr>
          <w:noProof/>
        </w:rPr>
        <w:t xml:space="preserve"> Inspiro</w:t>
      </w:r>
      <w:bookmarkEnd w:id="51"/>
    </w:p>
    <w:p w14:paraId="01C3F173" w14:textId="7DFB55E6" w:rsidR="00982625" w:rsidRPr="000230A8" w:rsidRDefault="583E8973" w:rsidP="06FF7FA3">
      <w:pPr>
        <w:rPr>
          <w:i/>
          <w:iCs/>
        </w:rPr>
      </w:pPr>
      <w:r w:rsidRPr="000230A8">
        <w:rPr>
          <w:i/>
          <w:iCs/>
        </w:rPr>
        <w:t xml:space="preserve">Context: </w:t>
      </w:r>
      <w:r w:rsidRPr="000230A8">
        <w:rPr>
          <w:b/>
          <w:bCs/>
        </w:rPr>
        <w:t xml:space="preserve">aandachtsgebied </w:t>
      </w:r>
      <w:r w:rsidRPr="000230A8">
        <w:t xml:space="preserve">software, </w:t>
      </w:r>
      <w:r w:rsidRPr="000230A8">
        <w:rPr>
          <w:b/>
          <w:bCs/>
        </w:rPr>
        <w:t xml:space="preserve">activiteit </w:t>
      </w:r>
      <w:r w:rsidR="379A1FAA" w:rsidRPr="000230A8">
        <w:t>analyseren</w:t>
      </w:r>
      <w:r w:rsidRPr="000230A8">
        <w:rPr>
          <w:i/>
          <w:iCs/>
        </w:rPr>
        <w:t xml:space="preserve">, </w:t>
      </w:r>
      <w:r w:rsidRPr="000230A8">
        <w:rPr>
          <w:b/>
          <w:bCs/>
        </w:rPr>
        <w:t>niveau</w:t>
      </w:r>
      <w:r w:rsidRPr="000230A8">
        <w:t xml:space="preserve">: </w:t>
      </w:r>
      <w:r w:rsidR="379A1FAA" w:rsidRPr="000230A8">
        <w:t>3</w:t>
      </w:r>
    </w:p>
    <w:p w14:paraId="1AFAE56B" w14:textId="77777777" w:rsidR="00982625" w:rsidRPr="000230A8" w:rsidRDefault="00982625" w:rsidP="00E67365">
      <w:pPr>
        <w:rPr>
          <w:i/>
          <w:iCs/>
        </w:rPr>
      </w:pPr>
    </w:p>
    <w:p w14:paraId="1EEEFD01" w14:textId="42498EDF" w:rsidR="004B2D4E" w:rsidRPr="000230A8" w:rsidRDefault="00E67365" w:rsidP="00E67365">
      <w:pPr>
        <w:rPr>
          <w:i/>
          <w:iCs/>
        </w:rPr>
      </w:pPr>
      <w:r w:rsidRPr="000230A8">
        <w:rPr>
          <w:i/>
          <w:iCs/>
        </w:rPr>
        <w:t>Ik wil aantonen</w:t>
      </w:r>
      <w:r w:rsidR="004B2D4E" w:rsidRPr="000230A8">
        <w:rPr>
          <w:i/>
          <w:iCs/>
        </w:rPr>
        <w:t>:</w:t>
      </w:r>
    </w:p>
    <w:p w14:paraId="1645AB92" w14:textId="2860986D" w:rsidR="00337102" w:rsidRPr="000230A8" w:rsidRDefault="00BE4F86" w:rsidP="6774863C">
      <w:pPr>
        <w:spacing w:line="240" w:lineRule="auto"/>
        <w:rPr>
          <w:rFonts w:ascii="Calibri" w:eastAsia="Times New Roman" w:hAnsi="Calibri" w:cs="Calibri"/>
          <w:sz w:val="22"/>
          <w:szCs w:val="22"/>
        </w:rPr>
      </w:pPr>
      <w:r w:rsidRPr="16CFA3A0">
        <w:rPr>
          <w:rFonts w:ascii="Calibri" w:eastAsia="Times New Roman" w:hAnsi="Calibri" w:cs="Calibri"/>
          <w:sz w:val="22"/>
          <w:szCs w:val="22"/>
        </w:rPr>
        <w:t>“</w:t>
      </w:r>
      <w:r w:rsidR="47E0D2A7" w:rsidRPr="16CFA3A0">
        <w:rPr>
          <w:rFonts w:ascii="Calibri" w:eastAsia="Times New Roman" w:hAnsi="Calibri" w:cs="Calibri"/>
          <w:sz w:val="22"/>
          <w:szCs w:val="22"/>
        </w:rPr>
        <w:t>Uitvoeren van een requirementsanalyse voor een softwaresysteem met verschillende stakeholders in een context van bestaande systemen</w:t>
      </w:r>
      <w:r w:rsidRPr="16CFA3A0">
        <w:rPr>
          <w:rFonts w:ascii="Calibri" w:eastAsia="Times New Roman" w:hAnsi="Calibri" w:cs="Calibri"/>
          <w:sz w:val="22"/>
          <w:szCs w:val="22"/>
        </w:rPr>
        <w:t>”</w:t>
      </w:r>
    </w:p>
    <w:p w14:paraId="5866B6A4" w14:textId="77777777" w:rsidR="004B2D4E" w:rsidRPr="000230A8" w:rsidRDefault="004B2D4E" w:rsidP="00E67365">
      <w:pPr>
        <w:rPr>
          <w:i/>
          <w:iCs/>
        </w:rPr>
      </w:pPr>
    </w:p>
    <w:p w14:paraId="60A888A2" w14:textId="77777777" w:rsidR="00E67365" w:rsidRPr="000230A8" w:rsidRDefault="00E67365" w:rsidP="00E67365">
      <w:pPr>
        <w:rPr>
          <w:i/>
          <w:iCs/>
        </w:rPr>
      </w:pPr>
      <w:commentRangeStart w:id="53"/>
      <w:commentRangeStart w:id="54"/>
      <w:r w:rsidRPr="000230A8">
        <w:rPr>
          <w:i/>
          <w:iCs/>
        </w:rPr>
        <w:t>Omdat</w:t>
      </w:r>
      <w:commentRangeEnd w:id="53"/>
      <w:r w:rsidR="00F148A7" w:rsidRPr="000230A8">
        <w:rPr>
          <w:rStyle w:val="CommentReference"/>
        </w:rPr>
        <w:commentReference w:id="53"/>
      </w:r>
      <w:commentRangeEnd w:id="54"/>
      <w:r w:rsidR="000C0E8D" w:rsidRPr="000230A8">
        <w:rPr>
          <w:rStyle w:val="CommentReference"/>
        </w:rPr>
        <w:commentReference w:id="54"/>
      </w:r>
      <w:r w:rsidRPr="000230A8">
        <w:rPr>
          <w:i/>
          <w:iCs/>
        </w:rPr>
        <w:t>,</w:t>
      </w:r>
    </w:p>
    <w:p w14:paraId="0D31B1B5" w14:textId="618AD280" w:rsidR="007678E3" w:rsidRPr="000230A8" w:rsidRDefault="00EB2724" w:rsidP="00E67365">
      <w:r>
        <w:t xml:space="preserve">ik wil oefenen met het </w:t>
      </w:r>
      <w:r w:rsidR="00C07490">
        <w:t>opstellen van requirements via een requirementanalyse</w:t>
      </w:r>
      <w:r w:rsidR="00A25A75">
        <w:t>. Voorgaand aan elke implementatie of uitwerking is dit nodig</w:t>
      </w:r>
      <w:r w:rsidR="00613602">
        <w:t xml:space="preserve"> en dus zie ik hier veel meerwaarde in </w:t>
      </w:r>
      <w:r w:rsidR="00364376">
        <w:t>dit oefenen.</w:t>
      </w:r>
      <w:r w:rsidR="008C630E">
        <w:t xml:space="preserve"> </w:t>
      </w:r>
      <w:r w:rsidR="00C86A57">
        <w:t xml:space="preserve">Ik wil hiervan leren hoe ik </w:t>
      </w:r>
      <w:r w:rsidR="0088173D">
        <w:t xml:space="preserve">de </w:t>
      </w:r>
      <w:r w:rsidR="00787C57">
        <w:t xml:space="preserve">opdrachtgever en </w:t>
      </w:r>
      <w:r w:rsidR="00435712">
        <w:t>eindgebruikers</w:t>
      </w:r>
      <w:r w:rsidR="00D023D3">
        <w:t xml:space="preserve"> </w:t>
      </w:r>
      <w:r w:rsidR="003A7D2B">
        <w:t xml:space="preserve">kan leren kennen en hun eisen </w:t>
      </w:r>
      <w:r w:rsidR="004726FE">
        <w:t xml:space="preserve">helder kan </w:t>
      </w:r>
      <w:r w:rsidR="00847084">
        <w:t>identificeren</w:t>
      </w:r>
      <w:r w:rsidR="00317772">
        <w:t>.</w:t>
      </w:r>
      <w:r w:rsidR="00435712">
        <w:t xml:space="preserve"> </w:t>
      </w:r>
      <w:r w:rsidR="00317772">
        <w:t xml:space="preserve">Hier ga ik mee </w:t>
      </w:r>
      <w:r w:rsidR="008C630E">
        <w:t xml:space="preserve">oefenen door </w:t>
      </w:r>
      <w:r w:rsidR="00F4467E" w:rsidRPr="000230A8">
        <w:t xml:space="preserve">de </w:t>
      </w:r>
      <w:commentRangeStart w:id="55"/>
      <w:commentRangeStart w:id="56"/>
      <w:r w:rsidR="00F4467E" w:rsidRPr="000230A8">
        <w:t xml:space="preserve">veelgebruikte eenheden binnen Inspiro </w:t>
      </w:r>
      <w:r w:rsidR="008C630E">
        <w:t xml:space="preserve">te </w:t>
      </w:r>
      <w:r w:rsidR="00FB1848" w:rsidRPr="000230A8">
        <w:t>vinden</w:t>
      </w:r>
      <w:commentRangeEnd w:id="55"/>
      <w:r w:rsidR="007231C3">
        <w:rPr>
          <w:rStyle w:val="CommentReference"/>
        </w:rPr>
        <w:commentReference w:id="55"/>
      </w:r>
      <w:commentRangeEnd w:id="56"/>
      <w:r w:rsidR="00C444A3">
        <w:rPr>
          <w:rStyle w:val="CommentReference"/>
        </w:rPr>
        <w:commentReference w:id="56"/>
      </w:r>
      <w:r w:rsidR="009977A7" w:rsidRPr="000230A8">
        <w:t xml:space="preserve"> a.d.h.v. een intern onderzoek</w:t>
      </w:r>
      <w:r w:rsidR="001819DC" w:rsidRPr="000230A8">
        <w:t>/ analyse</w:t>
      </w:r>
      <w:r w:rsidR="008C630E">
        <w:t xml:space="preserve">, maar ook </w:t>
      </w:r>
      <w:r w:rsidR="001661BD">
        <w:t xml:space="preserve">door de huidige- en </w:t>
      </w:r>
      <w:r w:rsidR="00365641">
        <w:t xml:space="preserve">mogelijk </w:t>
      </w:r>
      <w:r w:rsidR="001661BD">
        <w:t>toekomstige problemen</w:t>
      </w:r>
      <w:r w:rsidR="005B04E0">
        <w:t xml:space="preserve"> te vragen</w:t>
      </w:r>
      <w:r w:rsidR="002E6261">
        <w:t xml:space="preserve"> en identificeren</w:t>
      </w:r>
      <w:r w:rsidR="005159E4" w:rsidRPr="000230A8">
        <w:t xml:space="preserve">. </w:t>
      </w:r>
      <w:r w:rsidR="00052FBC" w:rsidRPr="000230A8">
        <w:t xml:space="preserve">De antwoorden hiervan </w:t>
      </w:r>
      <w:r w:rsidR="00DD13DC" w:rsidRPr="000230A8">
        <w:t xml:space="preserve">kan ik </w:t>
      </w:r>
      <w:r w:rsidR="00052FBC" w:rsidRPr="000230A8">
        <w:t>dan gebruik</w:t>
      </w:r>
      <w:r w:rsidR="00DD13DC" w:rsidRPr="000230A8">
        <w:t xml:space="preserve">en </w:t>
      </w:r>
      <w:r w:rsidR="00052FBC" w:rsidRPr="000230A8">
        <w:t xml:space="preserve">als criteria </w:t>
      </w:r>
      <w:r w:rsidR="00DA3E75" w:rsidRPr="000230A8">
        <w:t>voor het library onderzoek</w:t>
      </w:r>
      <w:r w:rsidR="00511B73" w:rsidRPr="000230A8">
        <w:t xml:space="preserve"> en advies van stagedoel 1 en 5</w:t>
      </w:r>
      <w:r w:rsidR="00E6754F" w:rsidRPr="000230A8">
        <w:t>.</w:t>
      </w:r>
      <w:r w:rsidR="00E151A8" w:rsidRPr="000230A8">
        <w:br/>
      </w:r>
    </w:p>
    <w:p w14:paraId="600E4F0D" w14:textId="4CB33E9F" w:rsidR="00695C68" w:rsidRPr="000230A8" w:rsidRDefault="00E151A8" w:rsidP="00E67365">
      <w:r w:rsidRPr="000230A8">
        <w:t xml:space="preserve">Hiermee </w:t>
      </w:r>
      <w:r w:rsidR="001107D1">
        <w:t xml:space="preserve">ben ik van plan te leren </w:t>
      </w:r>
      <w:r w:rsidR="009A4B24" w:rsidRPr="000230A8">
        <w:t>of deze manier van interactie met de eindgebruiker(s) een positief of negatief effect heeft.</w:t>
      </w:r>
      <w:r w:rsidR="002E6835" w:rsidRPr="000230A8">
        <w:t xml:space="preserve"> </w:t>
      </w:r>
      <w:r w:rsidR="00635C69" w:rsidRPr="000230A8">
        <w:t xml:space="preserve">Door dit te leren hoop ik richting niveau 3 van software analyseren </w:t>
      </w:r>
      <w:r w:rsidR="00D349E8">
        <w:t xml:space="preserve">te </w:t>
      </w:r>
      <w:r w:rsidR="00635C69" w:rsidRPr="000230A8">
        <w:t xml:space="preserve">gaan, omdat ik beter rekening </w:t>
      </w:r>
      <w:r w:rsidR="001B1FB3" w:rsidRPr="000230A8">
        <w:t xml:space="preserve">kan houden </w:t>
      </w:r>
      <w:r w:rsidR="00635C69" w:rsidRPr="000230A8">
        <w:t>met</w:t>
      </w:r>
      <w:r w:rsidR="003474AB" w:rsidRPr="000230A8">
        <w:t xml:space="preserve"> de</w:t>
      </w:r>
      <w:r w:rsidR="00635C69" w:rsidRPr="000230A8">
        <w:t xml:space="preserve"> eindgebruikers.</w:t>
      </w:r>
      <w:r w:rsidR="00DF5B7B" w:rsidRPr="000230A8">
        <w:t xml:space="preserve"> </w:t>
      </w:r>
      <w:r w:rsidR="00F74A83">
        <w:t>Ik verwacht dus aan het eind nog niet op niveau 3 te zitten, maar wel onderweg.</w:t>
      </w:r>
    </w:p>
    <w:p w14:paraId="23C757EA" w14:textId="77777777" w:rsidR="00A45B1D" w:rsidRPr="000230A8" w:rsidRDefault="00A45B1D" w:rsidP="00E67365">
      <w:pPr>
        <w:rPr>
          <w:i/>
          <w:iCs/>
        </w:rPr>
      </w:pPr>
    </w:p>
    <w:p w14:paraId="460749F1" w14:textId="77777777" w:rsidR="00E67365" w:rsidRPr="000230A8" w:rsidRDefault="00E67365" w:rsidP="00E67365">
      <w:r w:rsidRPr="000230A8">
        <w:rPr>
          <w:i/>
          <w:iCs/>
        </w:rPr>
        <w:t>Deliverables die ik ga opleveren</w:t>
      </w:r>
    </w:p>
    <w:p w14:paraId="3308A4D4" w14:textId="3E93E197" w:rsidR="00727954" w:rsidRDefault="00727954" w:rsidP="00E028DA">
      <w:pPr>
        <w:pStyle w:val="ListParagraph"/>
        <w:numPr>
          <w:ilvl w:val="0"/>
          <w:numId w:val="22"/>
        </w:numPr>
      </w:pPr>
      <w:r>
        <w:t xml:space="preserve">Een vragenlijst met een aantal vragen over het huidige gebruik van units/ types, </w:t>
      </w:r>
      <w:r w:rsidR="00162993">
        <w:t xml:space="preserve">toekomstige  </w:t>
      </w:r>
      <w:r>
        <w:t>problemen en gebruikte eenheden.</w:t>
      </w:r>
    </w:p>
    <w:p w14:paraId="74A799FA" w14:textId="6EC5BDA0" w:rsidR="00B85FE9" w:rsidRDefault="006F4FF8" w:rsidP="00E028DA">
      <w:pPr>
        <w:pStyle w:val="ListParagraph"/>
        <w:numPr>
          <w:ilvl w:val="0"/>
          <w:numId w:val="22"/>
        </w:numPr>
      </w:pPr>
      <w:r>
        <w:t>Een a</w:t>
      </w:r>
      <w:r w:rsidR="6D982093" w:rsidRPr="000230A8">
        <w:t xml:space="preserve">nalyse/ tabel van alle </w:t>
      </w:r>
      <w:r w:rsidR="00AE02CD">
        <w:t xml:space="preserve">antwoorden </w:t>
      </w:r>
      <w:r w:rsidR="009E34DD" w:rsidRPr="000230A8">
        <w:t>die ingevuld zijn door medewerkers</w:t>
      </w:r>
      <w:r w:rsidR="6D982093" w:rsidRPr="000230A8">
        <w:t>.</w:t>
      </w:r>
      <w:r w:rsidR="009E6780">
        <w:t xml:space="preserve"> </w:t>
      </w:r>
      <w:r w:rsidR="00662CC6">
        <w:t xml:space="preserve">Dit </w:t>
      </w:r>
      <w:r w:rsidR="00C24CC3">
        <w:t>kan gebruikt worden als basis om informatie uit te halen, omdat alle informatie hierin te vinden is.</w:t>
      </w:r>
      <w:r w:rsidR="008030F5">
        <w:t xml:space="preserve"> Deze tabel is dus om informatie te </w:t>
      </w:r>
      <w:r w:rsidR="008030F5" w:rsidRPr="008030F5">
        <w:rPr>
          <w:b/>
          <w:bCs/>
        </w:rPr>
        <w:t>verzamelen</w:t>
      </w:r>
      <w:r w:rsidR="008030F5">
        <w:t>.</w:t>
      </w:r>
    </w:p>
    <w:p w14:paraId="1DA6F1CC" w14:textId="7ED73764" w:rsidR="00E67365" w:rsidRPr="000230A8" w:rsidRDefault="00B85FE9" w:rsidP="00E028DA">
      <w:pPr>
        <w:pStyle w:val="ListParagraph"/>
        <w:numPr>
          <w:ilvl w:val="0"/>
          <w:numId w:val="22"/>
        </w:numPr>
      </w:pPr>
      <w:r>
        <w:t xml:space="preserve">Een overzichtelijkere tabel waarin alleen de eenheden worden gestopt samen met de hoeveelheid mensen die </w:t>
      </w:r>
      <w:r w:rsidR="00BD5B25">
        <w:t>de desbetreffende eenheid gebruiken.</w:t>
      </w:r>
      <w:r w:rsidR="00FD645D">
        <w:t xml:space="preserve"> </w:t>
      </w:r>
      <w:r w:rsidR="00D86880">
        <w:t xml:space="preserve">Deze tabel is dus </w:t>
      </w:r>
      <w:r w:rsidR="008030F5">
        <w:t xml:space="preserve">om informatie te </w:t>
      </w:r>
      <w:r w:rsidR="008030F5" w:rsidRPr="008030F5">
        <w:rPr>
          <w:b/>
          <w:bCs/>
        </w:rPr>
        <w:t>visualiseren</w:t>
      </w:r>
      <w:r w:rsidR="008030F5">
        <w:t>.</w:t>
      </w:r>
      <w:r w:rsidR="002A731C" w:rsidRPr="000230A8">
        <w:br/>
      </w:r>
    </w:p>
    <w:p w14:paraId="2896E518" w14:textId="77777777" w:rsidR="00E67365" w:rsidRPr="000230A8" w:rsidRDefault="00E67365" w:rsidP="00E67365">
      <w:pPr>
        <w:rPr>
          <w:i/>
          <w:iCs/>
        </w:rPr>
      </w:pPr>
      <w:r w:rsidRPr="000230A8">
        <w:rPr>
          <w:i/>
          <w:iCs/>
        </w:rPr>
        <w:t>Daartoe ga ik het volgende doen</w:t>
      </w:r>
    </w:p>
    <w:p w14:paraId="23B78192" w14:textId="6A63D6D7" w:rsidR="004A285F" w:rsidRDefault="004A285F" w:rsidP="00E67365">
      <w:pPr>
        <w:pStyle w:val="ListParagraph"/>
        <w:numPr>
          <w:ilvl w:val="0"/>
          <w:numId w:val="22"/>
        </w:numPr>
      </w:pPr>
      <w:r>
        <w:t>Ik ga een vragenlijst maken met een aantal vragen, zoals welke eenheden gebruikt worden, welke problemen er mogelijk zouden kunnen komen en welke huidige problemen er nu zijn</w:t>
      </w:r>
      <w:r w:rsidR="00D44657">
        <w:t xml:space="preserve"> m.b.t. verschillende eenheden</w:t>
      </w:r>
      <w:r w:rsidR="00A94E52">
        <w:t>.</w:t>
      </w:r>
    </w:p>
    <w:p w14:paraId="13E4582A" w14:textId="2743CABF" w:rsidR="00A94E52" w:rsidRDefault="00A94E52" w:rsidP="00E67365">
      <w:pPr>
        <w:pStyle w:val="ListParagraph"/>
        <w:numPr>
          <w:ilvl w:val="0"/>
          <w:numId w:val="22"/>
        </w:numPr>
      </w:pPr>
      <w:r>
        <w:t>De hierboven genoemde vragenlijst ga ik via de mail rondsturen binnen het Software Engineering team.</w:t>
      </w:r>
      <w:r w:rsidR="006A2331">
        <w:t xml:space="preserve"> </w:t>
      </w:r>
      <w:r w:rsidR="004E142A">
        <w:t>De</w:t>
      </w:r>
      <w:r w:rsidR="006A2331">
        <w:t xml:space="preserve"> antwoorden </w:t>
      </w:r>
      <w:r w:rsidR="004E142A">
        <w:t xml:space="preserve">hiervan </w:t>
      </w:r>
      <w:r w:rsidR="006057C8">
        <w:t xml:space="preserve">worden geëxporterd </w:t>
      </w:r>
      <w:r w:rsidR="006A2331">
        <w:t xml:space="preserve">naar een tabel/ Excel sheet. </w:t>
      </w:r>
    </w:p>
    <w:p w14:paraId="3DE7EA9D" w14:textId="77777777" w:rsidR="00E67365" w:rsidRPr="000230A8" w:rsidRDefault="00E67365" w:rsidP="00E67365">
      <w:pPr>
        <w:rPr>
          <w:i/>
          <w:iCs/>
        </w:rPr>
      </w:pPr>
    </w:p>
    <w:p w14:paraId="05206161" w14:textId="77777777" w:rsidR="00E67365" w:rsidRPr="000230A8" w:rsidRDefault="00E67365" w:rsidP="00E67365">
      <w:pPr>
        <w:rPr>
          <w:i/>
          <w:iCs/>
        </w:rPr>
      </w:pPr>
      <w:r w:rsidRPr="000230A8">
        <w:rPr>
          <w:i/>
          <w:iCs/>
        </w:rPr>
        <w:lastRenderedPageBreak/>
        <w:t>Wanneer ben ik tevreden</w:t>
      </w:r>
    </w:p>
    <w:p w14:paraId="23221ABE" w14:textId="21E8A9F3" w:rsidR="002B1F99" w:rsidRPr="000230A8" w:rsidRDefault="00777E29" w:rsidP="00E67365">
      <w:r>
        <w:t xml:space="preserve">Ik ben tevreden als ik </w:t>
      </w:r>
      <w:r w:rsidR="00660145">
        <w:t>weet waarom mijn analyse of manier van analyseren goed of slecht was.</w:t>
      </w:r>
      <w:r w:rsidR="004F2D9D">
        <w:br/>
      </w:r>
      <w:r w:rsidR="00C400CF">
        <w:t>Dit houdt in dat i</w:t>
      </w:r>
      <w:r w:rsidR="004B162F">
        <w:t>k</w:t>
      </w:r>
      <w:r w:rsidR="00C400CF">
        <w:t xml:space="preserve"> zowel </w:t>
      </w:r>
      <w:r w:rsidR="00C60817">
        <w:t xml:space="preserve">bij </w:t>
      </w:r>
      <w:r w:rsidR="00C400CF">
        <w:t>een goed als slecht eindresultaat moet</w:t>
      </w:r>
      <w:r w:rsidR="0069233F" w:rsidRPr="000230A8">
        <w:t xml:space="preserve"> weten waarom deze </w:t>
      </w:r>
      <w:r w:rsidR="00635743" w:rsidRPr="000230A8">
        <w:t>analyse</w:t>
      </w:r>
      <w:r w:rsidR="00E155DC" w:rsidRPr="000230A8">
        <w:t>methode</w:t>
      </w:r>
      <w:r w:rsidR="00B254D9">
        <w:t xml:space="preserve"> gewerkt of niet gewerkt heeft</w:t>
      </w:r>
      <w:r w:rsidR="0069233F" w:rsidRPr="000230A8">
        <w:t xml:space="preserve">. </w:t>
      </w:r>
      <w:r w:rsidR="00F2533B">
        <w:br/>
      </w:r>
      <w:r w:rsidR="00F2533B">
        <w:br/>
      </w:r>
      <w:r w:rsidR="0069233F" w:rsidRPr="000230A8">
        <w:t xml:space="preserve">Deze informatie geeft mij dan </w:t>
      </w:r>
      <w:r w:rsidR="0028178E" w:rsidRPr="000230A8">
        <w:t>meer inzicht</w:t>
      </w:r>
      <w:r w:rsidR="00E97B88" w:rsidRPr="000230A8">
        <w:t xml:space="preserve"> in</w:t>
      </w:r>
      <w:r w:rsidR="00C65E83" w:rsidRPr="000230A8">
        <w:t xml:space="preserve"> </w:t>
      </w:r>
      <w:r w:rsidR="0028178E" w:rsidRPr="000230A8">
        <w:t>toekomstige verbeteringen of aanpassingen, want misschien werkte deze methode wel, maar is er nog een betere</w:t>
      </w:r>
      <w:r w:rsidR="00E65A84" w:rsidRPr="000230A8">
        <w:t xml:space="preserve"> manier</w:t>
      </w:r>
      <w:r w:rsidR="0028178E" w:rsidRPr="000230A8">
        <w:t>.</w:t>
      </w:r>
      <w:r w:rsidR="00B2374A">
        <w:t xml:space="preserve"> </w:t>
      </w:r>
      <w:r w:rsidR="00393C1D">
        <w:t>Pas wanneer ik dit inzicht heb</w:t>
      </w:r>
      <w:r w:rsidR="00E47BFF">
        <w:t xml:space="preserve"> ben ik tevreden met dit stagedoel, omdat ik er dan daadwerkelijk iets van geleerd heb.</w:t>
      </w:r>
    </w:p>
    <w:p w14:paraId="2CE44602" w14:textId="77777777" w:rsidR="00E557CB" w:rsidRPr="000230A8" w:rsidRDefault="00E557CB" w:rsidP="00E557CB"/>
    <w:p w14:paraId="7FBCF268" w14:textId="63EF0CE1" w:rsidR="00C33B29" w:rsidRPr="000230A8" w:rsidRDefault="00C33B29" w:rsidP="06FF7FA3">
      <w:pPr>
        <w:rPr>
          <w:rFonts w:ascii="Arial" w:hAnsi="Arial"/>
          <w:b/>
          <w:color w:val="E50056" w:themeColor="text2"/>
          <w:sz w:val="24"/>
          <w:szCs w:val="24"/>
        </w:rPr>
      </w:pPr>
      <w:r w:rsidRPr="000230A8">
        <w:br w:type="page"/>
      </w:r>
    </w:p>
    <w:p w14:paraId="41D4F993" w14:textId="13507198" w:rsidR="00E557CB" w:rsidRPr="000230A8" w:rsidRDefault="5BF4A4FB" w:rsidP="00E557CB">
      <w:pPr>
        <w:pStyle w:val="Heading2"/>
        <w:rPr>
          <w:noProof/>
        </w:rPr>
      </w:pPr>
      <w:bookmarkStart w:id="57" w:name="_Toc190692373"/>
      <w:r w:rsidRPr="000230A8">
        <w:rPr>
          <w:noProof/>
        </w:rPr>
        <w:lastRenderedPageBreak/>
        <w:t xml:space="preserve">Stagedoel </w:t>
      </w:r>
      <w:r w:rsidR="425DFFF9" w:rsidRPr="000230A8">
        <w:rPr>
          <w:noProof/>
        </w:rPr>
        <w:t>3</w:t>
      </w:r>
      <w:r w:rsidRPr="000230A8">
        <w:rPr>
          <w:noProof/>
        </w:rPr>
        <w:t xml:space="preserve">: </w:t>
      </w:r>
      <w:r w:rsidR="425DFFF9" w:rsidRPr="000230A8">
        <w:rPr>
          <w:noProof/>
        </w:rPr>
        <w:t xml:space="preserve">Integratie </w:t>
      </w:r>
      <w:commentRangeStart w:id="58"/>
      <w:commentRangeStart w:id="59"/>
      <w:r w:rsidR="425DFFF9" w:rsidRPr="000230A8">
        <w:rPr>
          <w:noProof/>
        </w:rPr>
        <w:t>library</w:t>
      </w:r>
      <w:commentRangeEnd w:id="58"/>
      <w:r w:rsidRPr="000230A8">
        <w:rPr>
          <w:rStyle w:val="CommentReference"/>
          <w:noProof/>
        </w:rPr>
        <w:commentReference w:id="58"/>
      </w:r>
      <w:commentRangeEnd w:id="59"/>
      <w:r w:rsidRPr="000230A8">
        <w:rPr>
          <w:rStyle w:val="CommentReference"/>
          <w:noProof/>
        </w:rPr>
        <w:commentReference w:id="59"/>
      </w:r>
      <w:r w:rsidR="425DFFF9" w:rsidRPr="000230A8">
        <w:rPr>
          <w:noProof/>
        </w:rPr>
        <w:t xml:space="preserve"> in bestaand ontwerp</w:t>
      </w:r>
      <w:bookmarkEnd w:id="57"/>
    </w:p>
    <w:p w14:paraId="22E62A88" w14:textId="6C0FE8F5" w:rsidR="0054295B" w:rsidRPr="000230A8" w:rsidRDefault="0054295B" w:rsidP="0054295B">
      <w:r w:rsidRPr="000230A8">
        <w:t xml:space="preserve">Hier is nog wat extra achtergrondinformatie nodig. Na </w:t>
      </w:r>
      <w:r w:rsidR="00A74F5D" w:rsidRPr="000230A8">
        <w:t xml:space="preserve">het kiezen van een library moet deze library </w:t>
      </w:r>
      <w:r w:rsidR="00D102F8" w:rsidRPr="000230A8">
        <w:t xml:space="preserve">dus </w:t>
      </w:r>
      <w:r w:rsidR="00A74F5D" w:rsidRPr="000230A8">
        <w:t xml:space="preserve">geïntegreerd worden in </w:t>
      </w:r>
      <w:r w:rsidR="00E408E1">
        <w:t xml:space="preserve">het </w:t>
      </w:r>
      <w:r w:rsidR="00BC1861">
        <w:t>referentieproject</w:t>
      </w:r>
      <w:r w:rsidR="00BC1861" w:rsidRPr="000230A8">
        <w:t xml:space="preserve"> </w:t>
      </w:r>
      <w:r w:rsidR="00A74F5D" w:rsidRPr="000230A8">
        <w:t xml:space="preserve">voor een STM32. Deze code is </w:t>
      </w:r>
      <w:r w:rsidR="00B50EE1" w:rsidRPr="000230A8">
        <w:t xml:space="preserve">ontworpen als basis voor </w:t>
      </w:r>
      <w:r w:rsidR="00BC1861">
        <w:t>wanneer</w:t>
      </w:r>
      <w:r w:rsidR="00BC1861" w:rsidRPr="000230A8">
        <w:t xml:space="preserve"> </w:t>
      </w:r>
      <w:r w:rsidR="00B50EE1" w:rsidRPr="000230A8">
        <w:t>een nieuw project gestart wordt.</w:t>
      </w:r>
      <w:r w:rsidR="008F4A51" w:rsidRPr="000230A8">
        <w:t xml:space="preserve"> Hierdoor wordt deze library dus automatisch </w:t>
      </w:r>
      <w:r w:rsidR="17AFAB1E" w:rsidRPr="000230A8">
        <w:t>toegevoegd aan het nieuwe project.</w:t>
      </w:r>
      <w:r w:rsidR="00797282" w:rsidRPr="000230A8">
        <w:t xml:space="preserve"> Dit </w:t>
      </w:r>
      <w:r w:rsidR="00817009" w:rsidRPr="000230A8">
        <w:t xml:space="preserve">stagedoel </w:t>
      </w:r>
      <w:r w:rsidR="00797282" w:rsidRPr="000230A8">
        <w:t>gaat alleen over het integreren binnen het ontwerp hiervan, de code-integratie komt hierna, maar valt buiten dit doel.</w:t>
      </w:r>
    </w:p>
    <w:p w14:paraId="099BE580" w14:textId="77777777" w:rsidR="0054295B" w:rsidRPr="000230A8" w:rsidRDefault="0054295B" w:rsidP="0054295B"/>
    <w:p w14:paraId="28679706" w14:textId="533D63E7" w:rsidR="00982625" w:rsidRPr="000230A8" w:rsidRDefault="583E8973" w:rsidP="06FF7FA3">
      <w:pPr>
        <w:rPr>
          <w:i/>
          <w:iCs/>
        </w:rPr>
      </w:pPr>
      <w:r w:rsidRPr="000230A8">
        <w:rPr>
          <w:i/>
          <w:iCs/>
        </w:rPr>
        <w:t xml:space="preserve">Context: </w:t>
      </w:r>
      <w:r w:rsidRPr="000230A8">
        <w:rPr>
          <w:b/>
          <w:bCs/>
        </w:rPr>
        <w:t xml:space="preserve">aandachtsgebied </w:t>
      </w:r>
      <w:r w:rsidRPr="000230A8">
        <w:t xml:space="preserve">software, </w:t>
      </w:r>
      <w:r w:rsidRPr="000230A8">
        <w:rPr>
          <w:b/>
          <w:bCs/>
        </w:rPr>
        <w:t>activiteit</w:t>
      </w:r>
      <w:r w:rsidRPr="000230A8">
        <w:t xml:space="preserve"> </w:t>
      </w:r>
      <w:r w:rsidR="39F611F9" w:rsidRPr="000230A8">
        <w:t>ontwerpen</w:t>
      </w:r>
      <w:r w:rsidRPr="000230A8">
        <w:rPr>
          <w:i/>
          <w:iCs/>
        </w:rPr>
        <w:t xml:space="preserve">, </w:t>
      </w:r>
      <w:r w:rsidRPr="000230A8">
        <w:rPr>
          <w:b/>
          <w:bCs/>
        </w:rPr>
        <w:t>niveau</w:t>
      </w:r>
      <w:r w:rsidRPr="000230A8">
        <w:t>: 2</w:t>
      </w:r>
    </w:p>
    <w:p w14:paraId="79E548A9" w14:textId="77777777" w:rsidR="00982625" w:rsidRPr="000230A8" w:rsidRDefault="00982625" w:rsidP="00E67365">
      <w:pPr>
        <w:rPr>
          <w:i/>
          <w:iCs/>
        </w:rPr>
      </w:pPr>
    </w:p>
    <w:p w14:paraId="7A8A0765" w14:textId="52AE0AE8" w:rsidR="00E67365" w:rsidRPr="000230A8" w:rsidRDefault="00E67365" w:rsidP="00E67365">
      <w:pPr>
        <w:rPr>
          <w:i/>
          <w:iCs/>
        </w:rPr>
      </w:pPr>
      <w:r w:rsidRPr="000230A8">
        <w:rPr>
          <w:i/>
          <w:iCs/>
        </w:rPr>
        <w:t>Ik wil aantonen</w:t>
      </w:r>
      <w:r w:rsidR="004B2D4E" w:rsidRPr="000230A8">
        <w:rPr>
          <w:i/>
          <w:iCs/>
        </w:rPr>
        <w:t>:</w:t>
      </w:r>
    </w:p>
    <w:p w14:paraId="72290F58" w14:textId="3EAC5D8B" w:rsidR="00FB350D" w:rsidRPr="000230A8" w:rsidRDefault="00460F89" w:rsidP="00FB350D">
      <w:pPr>
        <w:spacing w:line="240" w:lineRule="auto"/>
        <w:rPr>
          <w:rFonts w:ascii="Calibri" w:eastAsia="Times New Roman" w:hAnsi="Calibri" w:cs="Calibri"/>
          <w:sz w:val="22"/>
          <w:szCs w:val="22"/>
        </w:rPr>
      </w:pPr>
      <w:r w:rsidRPr="16CFA3A0">
        <w:rPr>
          <w:rFonts w:ascii="Calibri" w:eastAsia="Times New Roman" w:hAnsi="Calibri" w:cs="Calibri"/>
          <w:sz w:val="22"/>
          <w:szCs w:val="22"/>
        </w:rPr>
        <w:t>“</w:t>
      </w:r>
      <w:r w:rsidR="00FB350D" w:rsidRPr="16CFA3A0">
        <w:rPr>
          <w:rFonts w:ascii="Calibri" w:eastAsia="Times New Roman" w:hAnsi="Calibri" w:cs="Calibri"/>
          <w:sz w:val="22"/>
          <w:szCs w:val="22"/>
        </w:rPr>
        <w:t>Opstellen van een ontwerp voor een softwaresysteem, rekening houdend met het gebruik van bestaande componenten en libraries</w:t>
      </w:r>
      <w:r w:rsidRPr="16CFA3A0">
        <w:rPr>
          <w:rFonts w:ascii="Calibri" w:eastAsia="Times New Roman" w:hAnsi="Calibri" w:cs="Calibri"/>
          <w:sz w:val="22"/>
          <w:szCs w:val="22"/>
        </w:rPr>
        <w:t>”</w:t>
      </w:r>
    </w:p>
    <w:p w14:paraId="1C4A96BE" w14:textId="77777777" w:rsidR="00E67365" w:rsidRPr="000230A8" w:rsidRDefault="00E67365" w:rsidP="00E67365">
      <w:pPr>
        <w:rPr>
          <w:i/>
          <w:iCs/>
        </w:rPr>
      </w:pPr>
    </w:p>
    <w:p w14:paraId="6091E7A0" w14:textId="586FDF7B" w:rsidR="004B2D4E" w:rsidRPr="000230A8" w:rsidRDefault="00E67365" w:rsidP="00E67365">
      <w:pPr>
        <w:rPr>
          <w:i/>
          <w:iCs/>
        </w:rPr>
      </w:pPr>
      <w:r w:rsidRPr="000230A8">
        <w:rPr>
          <w:i/>
          <w:iCs/>
        </w:rPr>
        <w:t>Omdat</w:t>
      </w:r>
      <w:r w:rsidR="004B2D4E" w:rsidRPr="000230A8">
        <w:rPr>
          <w:i/>
          <w:iCs/>
        </w:rPr>
        <w:t>,</w:t>
      </w:r>
    </w:p>
    <w:p w14:paraId="7D3AE039" w14:textId="77777777" w:rsidR="003326C8" w:rsidRDefault="00FB7936" w:rsidP="00E67365">
      <w:r w:rsidRPr="000230A8">
        <w:t>i</w:t>
      </w:r>
      <w:r w:rsidR="3F9ECFB1" w:rsidRPr="000230A8">
        <w:t xml:space="preserve">k </w:t>
      </w:r>
      <w:r w:rsidR="00574E65">
        <w:t xml:space="preserve">wil leren hoe ik een </w:t>
      </w:r>
      <w:r w:rsidR="00E51155">
        <w:t>nieuw component kan toevoegen aan een bestaand systeem</w:t>
      </w:r>
      <w:r w:rsidR="00CA75A0">
        <w:t xml:space="preserve"> </w:t>
      </w:r>
      <w:r w:rsidR="00ED4042">
        <w:t>m.b.v.</w:t>
      </w:r>
      <w:r w:rsidR="00CA75A0">
        <w:t xml:space="preserve"> een analyse van het oude ontwerp</w:t>
      </w:r>
      <w:r w:rsidR="00E51155">
        <w:t>.</w:t>
      </w:r>
      <w:r w:rsidR="009A1CE1">
        <w:t xml:space="preserve"> Ik vind het namelijk</w:t>
      </w:r>
      <w:r w:rsidR="00E51155">
        <w:t xml:space="preserve"> </w:t>
      </w:r>
      <w:r w:rsidR="005C7773">
        <w:t xml:space="preserve">belangrijk </w:t>
      </w:r>
      <w:r w:rsidR="3F9ECFB1" w:rsidRPr="000230A8">
        <w:t xml:space="preserve">dat ik begrijp hoe </w:t>
      </w:r>
      <w:r w:rsidR="0054295B" w:rsidRPr="000230A8">
        <w:t xml:space="preserve">het voorbeeld </w:t>
      </w:r>
      <w:commentRangeStart w:id="60"/>
      <w:commentRangeStart w:id="61"/>
      <w:commentRangeEnd w:id="60"/>
      <w:r w:rsidRPr="000230A8">
        <w:rPr>
          <w:rStyle w:val="CommentReference"/>
        </w:rPr>
        <w:commentReference w:id="60"/>
      </w:r>
      <w:commentRangeEnd w:id="61"/>
      <w:r w:rsidRPr="000230A8">
        <w:rPr>
          <w:rStyle w:val="CommentReference"/>
        </w:rPr>
        <w:commentReference w:id="61"/>
      </w:r>
      <w:r w:rsidR="3F9ECFB1" w:rsidRPr="000230A8">
        <w:t xml:space="preserve">ontworpen is, </w:t>
      </w:r>
      <w:r w:rsidR="0C8AA8D1" w:rsidRPr="000230A8">
        <w:t>zodat ik daarna</w:t>
      </w:r>
      <w:r w:rsidR="3F9ECFB1" w:rsidRPr="000230A8">
        <w:t xml:space="preserve"> de library op de</w:t>
      </w:r>
      <w:r w:rsidR="17378C88" w:rsidRPr="000230A8">
        <w:t xml:space="preserve"> juiste plek kan integreren. </w:t>
      </w:r>
    </w:p>
    <w:p w14:paraId="10BF4B75" w14:textId="77777777" w:rsidR="003326C8" w:rsidRDefault="005D3B08" w:rsidP="00E67365">
      <w:r>
        <w:br/>
      </w:r>
      <w:r w:rsidR="17378C88" w:rsidRPr="000230A8">
        <w:t xml:space="preserve">Op deze manier </w:t>
      </w:r>
      <w:r w:rsidR="53054122" w:rsidRPr="000230A8">
        <w:t>houd</w:t>
      </w:r>
      <w:r w:rsidR="17378C88" w:rsidRPr="000230A8">
        <w:t xml:space="preserve"> ik mij</w:t>
      </w:r>
      <w:r w:rsidR="7100B7E8" w:rsidRPr="000230A8">
        <w:t xml:space="preserve"> aan de bestaande structuur </w:t>
      </w:r>
      <w:r w:rsidR="00A549AB">
        <w:t xml:space="preserve">(en de gedachte) </w:t>
      </w:r>
      <w:r w:rsidR="7100B7E8" w:rsidRPr="000230A8">
        <w:t xml:space="preserve">van </w:t>
      </w:r>
      <w:r w:rsidR="00D24235">
        <w:t>het voorbeeld</w:t>
      </w:r>
      <w:r w:rsidR="7100B7E8" w:rsidRPr="000230A8">
        <w:t xml:space="preserve">, maar </w:t>
      </w:r>
      <w:r w:rsidR="00D02BC4" w:rsidRPr="000230A8">
        <w:t>zal ik ook leren hoe ik een bestaand ontwerp kan analyseren en uitbreiden</w:t>
      </w:r>
      <w:r w:rsidR="7100B7E8" w:rsidRPr="000230A8">
        <w:t xml:space="preserve">. In de toekomst zal ik namelijk vaker </w:t>
      </w:r>
      <w:r w:rsidR="00D02BC4" w:rsidRPr="000230A8">
        <w:t xml:space="preserve">te maken krijgen met een </w:t>
      </w:r>
      <w:r w:rsidR="58166089" w:rsidRPr="000230A8">
        <w:t xml:space="preserve">bestaand systeem </w:t>
      </w:r>
      <w:r w:rsidR="00D02BC4" w:rsidRPr="000230A8">
        <w:t>waar ik nieuwe functionaliteiten</w:t>
      </w:r>
      <w:r w:rsidR="00B0480D" w:rsidRPr="000230A8">
        <w:t xml:space="preserve"> zal moeten toevoegen</w:t>
      </w:r>
      <w:r w:rsidR="003E1AF5">
        <w:t xml:space="preserve">. </w:t>
      </w:r>
    </w:p>
    <w:p w14:paraId="4AB9BBBD" w14:textId="77777777" w:rsidR="003326C8" w:rsidRDefault="003326C8" w:rsidP="00E67365"/>
    <w:p w14:paraId="23F665D0" w14:textId="53705944" w:rsidR="00472179" w:rsidRPr="000230A8" w:rsidRDefault="003326C8" w:rsidP="00E67365">
      <w:r>
        <w:t xml:space="preserve">Kortom, met dit stagedoel wil ik mijn eigen manier vinden </w:t>
      </w:r>
      <w:r w:rsidR="006E17E9">
        <w:t>om een bestaand ontwerp te analyseren en uit te breiden.</w:t>
      </w:r>
      <w:r w:rsidR="00502319">
        <w:t xml:space="preserve"> </w:t>
      </w:r>
      <w:r w:rsidR="003E1AF5">
        <w:t>Dit</w:t>
      </w:r>
      <w:r w:rsidR="58166089" w:rsidRPr="000230A8">
        <w:t xml:space="preserve"> stagedoel is voor mij een begin om van niveau 2 richting niveau 3 te gaan.</w:t>
      </w:r>
      <w:r w:rsidR="3F9ECFB1" w:rsidRPr="000230A8">
        <w:t xml:space="preserve"> </w:t>
      </w:r>
    </w:p>
    <w:p w14:paraId="0068DB6B" w14:textId="77777777" w:rsidR="00472179" w:rsidRPr="000230A8" w:rsidRDefault="00472179" w:rsidP="00E67365">
      <w:pPr>
        <w:rPr>
          <w:i/>
          <w:iCs/>
        </w:rPr>
      </w:pPr>
    </w:p>
    <w:p w14:paraId="2CAC8E5A" w14:textId="77777777" w:rsidR="00E67365" w:rsidRPr="000230A8" w:rsidRDefault="00E67365" w:rsidP="00E67365">
      <w:r w:rsidRPr="000230A8">
        <w:rPr>
          <w:i/>
          <w:iCs/>
        </w:rPr>
        <w:t>Deliverables die ik ga opleveren</w:t>
      </w:r>
    </w:p>
    <w:p w14:paraId="1A48A260" w14:textId="6F6C0721" w:rsidR="00786C6D" w:rsidRPr="000230A8" w:rsidRDefault="00786C6D" w:rsidP="00E67365">
      <w:pPr>
        <w:pStyle w:val="ListParagraph"/>
        <w:numPr>
          <w:ilvl w:val="0"/>
          <w:numId w:val="22"/>
        </w:numPr>
      </w:pPr>
      <w:r w:rsidRPr="000230A8">
        <w:t>Een visuele representatie van de huidige softwarearchitectuur van de examplecode, zoals een class diagram, inclusief uitleg van de belangrijkste componenten.</w:t>
      </w:r>
    </w:p>
    <w:p w14:paraId="0138D7C0" w14:textId="229A0364" w:rsidR="004533AD" w:rsidRPr="000230A8" w:rsidRDefault="00F661A8" w:rsidP="00E67365">
      <w:pPr>
        <w:pStyle w:val="ListParagraph"/>
        <w:numPr>
          <w:ilvl w:val="0"/>
          <w:numId w:val="22"/>
        </w:numPr>
      </w:pPr>
      <w:r w:rsidRPr="000230A8">
        <w:t>Een visuele representatie van de vernieuwde</w:t>
      </w:r>
      <w:r w:rsidR="00EA65CC">
        <w:t xml:space="preserve"> en uitgebreide</w:t>
      </w:r>
      <w:r w:rsidRPr="000230A8">
        <w:t xml:space="preserve"> softwarearchitectuur van de </w:t>
      </w:r>
      <w:r w:rsidR="00626D65">
        <w:t>voorbeeldcode</w:t>
      </w:r>
      <w:r w:rsidRPr="000230A8">
        <w:t xml:space="preserve">, inclusief uitleg </w:t>
      </w:r>
      <w:r w:rsidR="00DB00F5" w:rsidRPr="000230A8">
        <w:t xml:space="preserve">over- </w:t>
      </w:r>
      <w:r w:rsidRPr="000230A8">
        <w:t xml:space="preserve">en beargumentatie voor deze </w:t>
      </w:r>
      <w:r w:rsidR="0029553F">
        <w:t>uitbreiding</w:t>
      </w:r>
      <w:r w:rsidR="00B13768" w:rsidRPr="000230A8">
        <w:t>.</w:t>
      </w:r>
    </w:p>
    <w:p w14:paraId="77BA4A2C" w14:textId="77777777" w:rsidR="00E67365" w:rsidRPr="000230A8" w:rsidRDefault="00E67365" w:rsidP="00E67365"/>
    <w:p w14:paraId="40BC71DF" w14:textId="77777777" w:rsidR="00E67365" w:rsidRPr="000230A8" w:rsidRDefault="00E67365" w:rsidP="00E67365">
      <w:pPr>
        <w:rPr>
          <w:i/>
          <w:iCs/>
        </w:rPr>
      </w:pPr>
      <w:r w:rsidRPr="000230A8">
        <w:rPr>
          <w:i/>
          <w:iCs/>
        </w:rPr>
        <w:t>Daartoe ga ik het volgende doen</w:t>
      </w:r>
    </w:p>
    <w:p w14:paraId="18694378" w14:textId="72E84374" w:rsidR="00E67365" w:rsidRPr="000230A8" w:rsidRDefault="00CB7763" w:rsidP="00E67365">
      <w:pPr>
        <w:pStyle w:val="ListParagraph"/>
        <w:numPr>
          <w:ilvl w:val="0"/>
          <w:numId w:val="22"/>
        </w:numPr>
      </w:pPr>
      <w:r w:rsidRPr="000230A8">
        <w:t>Ik ga het huidige ontwerp analyseren en visualiseren, zodat de huidige structuur vastgelegd is.</w:t>
      </w:r>
    </w:p>
    <w:p w14:paraId="194E02B3" w14:textId="1B58A9AE" w:rsidR="00E67365" w:rsidRPr="000230A8" w:rsidRDefault="00B13768" w:rsidP="00E67365">
      <w:pPr>
        <w:pStyle w:val="ListParagraph"/>
        <w:numPr>
          <w:ilvl w:val="0"/>
          <w:numId w:val="22"/>
        </w:numPr>
      </w:pPr>
      <w:r w:rsidRPr="000230A8">
        <w:t>Na het huidige ontwerp te hebben ga ik</w:t>
      </w:r>
      <w:r w:rsidR="00474D36" w:rsidRPr="000230A8">
        <w:t xml:space="preserve"> onderzoeken</w:t>
      </w:r>
      <w:r w:rsidRPr="000230A8">
        <w:t xml:space="preserve"> hoe ik hier het best een </w:t>
      </w:r>
      <w:r w:rsidR="005C1AA9" w:rsidRPr="000230A8">
        <w:t>nieuwe library aan toe kan voegen.</w:t>
      </w:r>
      <w:r w:rsidR="00DC29C0" w:rsidRPr="000230A8">
        <w:t xml:space="preserve"> </w:t>
      </w:r>
      <w:r w:rsidR="00C51680" w:rsidRPr="000230A8">
        <w:t>Als ik de library op de</w:t>
      </w:r>
      <w:r w:rsidR="00AA5114">
        <w:t xml:space="preserve"> gekozen</w:t>
      </w:r>
      <w:r w:rsidR="00C51680" w:rsidRPr="000230A8">
        <w:t xml:space="preserve"> plek toegevoegd heb ga ik </w:t>
      </w:r>
      <w:r w:rsidR="00D949A6">
        <w:t xml:space="preserve">dit </w:t>
      </w:r>
      <w:r w:rsidR="00181C27">
        <w:t xml:space="preserve">uitgebreide </w:t>
      </w:r>
      <w:r w:rsidR="0030559D" w:rsidRPr="000230A8">
        <w:t>ontwerp visualiseren</w:t>
      </w:r>
      <w:r w:rsidR="00100AC9">
        <w:t xml:space="preserve"> en beargumenteren.</w:t>
      </w:r>
    </w:p>
    <w:p w14:paraId="60CA5807" w14:textId="77777777" w:rsidR="00E67365" w:rsidRPr="000230A8" w:rsidRDefault="00E67365" w:rsidP="00E67365">
      <w:pPr>
        <w:rPr>
          <w:i/>
          <w:iCs/>
        </w:rPr>
      </w:pPr>
    </w:p>
    <w:p w14:paraId="4D9FFDED" w14:textId="77777777" w:rsidR="00E67365" w:rsidRPr="000230A8" w:rsidRDefault="00E67365" w:rsidP="00E67365">
      <w:r w:rsidRPr="000230A8">
        <w:rPr>
          <w:i/>
          <w:iCs/>
        </w:rPr>
        <w:lastRenderedPageBreak/>
        <w:t>Wanneer ben ik tevreden</w:t>
      </w:r>
    </w:p>
    <w:p w14:paraId="12FA8610" w14:textId="1C92E7EB" w:rsidR="00662873" w:rsidRPr="000230A8" w:rsidRDefault="00666E40">
      <w:r w:rsidRPr="000230A8">
        <w:t xml:space="preserve">Ik ben tevreden als ik een overzichtelijk en correct ontwerp heb gemaakt van de </w:t>
      </w:r>
      <w:r w:rsidR="00442997" w:rsidRPr="000230A8">
        <w:t xml:space="preserve">example, waarin ik </w:t>
      </w:r>
      <w:r w:rsidR="00CB67C6" w:rsidRPr="000230A8">
        <w:t xml:space="preserve">binnen het bestaande ontwerp </w:t>
      </w:r>
      <w:r w:rsidR="00442997" w:rsidRPr="000230A8">
        <w:t xml:space="preserve">de library toegevoegd heb. </w:t>
      </w:r>
      <w:r w:rsidR="00B07AC5" w:rsidRPr="000230A8">
        <w:t xml:space="preserve">Ik ga </w:t>
      </w:r>
      <w:r w:rsidR="009016DB" w:rsidRPr="000230A8">
        <w:t>de</w:t>
      </w:r>
      <w:r w:rsidR="00FA4327">
        <w:t xml:space="preserve"> </w:t>
      </w:r>
      <w:r w:rsidR="00B07AC5" w:rsidRPr="000230A8">
        <w:t>overzichtelijkheid toetsen door mijn ontwerp voor te leggen aan mijn opdrachtgever en bedrijfsbegeleider en hen te vragen of het duidelijk en goed leesbaar is.</w:t>
      </w:r>
    </w:p>
    <w:p w14:paraId="42512B00" w14:textId="0A407E30" w:rsidR="00111E03" w:rsidRPr="000230A8" w:rsidRDefault="000E16BC">
      <w:r w:rsidRPr="000230A8">
        <w:t xml:space="preserve">Als zij het goed kunnen lezen en ook overzichtelijk vinden, dan ben ik tevreden. Dan weet ik dat ik </w:t>
      </w:r>
      <w:r w:rsidR="00E5616E" w:rsidRPr="000230A8">
        <w:t>de basis heb om richting niveau 3 te gaan en complexere dingen te ontwerpen en visualiseren.</w:t>
      </w:r>
      <w:r w:rsidR="00FF0BB6">
        <w:br/>
        <w:t xml:space="preserve">Hiermee wil ik leren </w:t>
      </w:r>
      <w:r w:rsidR="003E05C8">
        <w:t xml:space="preserve">op welke manier ik een ontwerp aan mijzelf duidelijk kan maken, </w:t>
      </w:r>
      <w:r w:rsidR="004F1787">
        <w:t xml:space="preserve">maar ook op welke manier ik dit uit ga </w:t>
      </w:r>
      <w:r w:rsidR="003E05C8">
        <w:t xml:space="preserve">leggen aan andere </w:t>
      </w:r>
      <w:r w:rsidR="008F14CE">
        <w:t>mensen.</w:t>
      </w:r>
    </w:p>
    <w:p w14:paraId="67B26B30" w14:textId="77777777" w:rsidR="00282E6E" w:rsidRPr="000230A8" w:rsidRDefault="00282E6E"/>
    <w:p w14:paraId="7C05D8FF" w14:textId="77777777" w:rsidR="00A53447" w:rsidRDefault="00A53447"/>
    <w:p w14:paraId="4AE0781A" w14:textId="77777777" w:rsidR="007F24FF" w:rsidRPr="000230A8" w:rsidRDefault="007F24FF"/>
    <w:p w14:paraId="5FC144A3" w14:textId="035E7950" w:rsidR="00A53447" w:rsidRPr="000230A8" w:rsidRDefault="00594457">
      <w:r>
        <w:t xml:space="preserve">                                                                                                                                                                                           </w:t>
      </w:r>
    </w:p>
    <w:p w14:paraId="4C56AE8A" w14:textId="77777777" w:rsidR="00A53447" w:rsidRPr="000230A8" w:rsidRDefault="00A53447"/>
    <w:p w14:paraId="7A121E05" w14:textId="77777777" w:rsidR="007F24FF" w:rsidRDefault="007F24FF">
      <w:pPr>
        <w:rPr>
          <w:rFonts w:ascii="Arial" w:hAnsi="Arial"/>
          <w:b/>
          <w:color w:val="E50056" w:themeColor="text2"/>
          <w:sz w:val="24"/>
          <w:szCs w:val="24"/>
        </w:rPr>
      </w:pPr>
      <w:r>
        <w:rPr>
          <w:noProof/>
        </w:rPr>
        <w:br w:type="page"/>
      </w:r>
    </w:p>
    <w:p w14:paraId="5B929F29" w14:textId="39A791FC" w:rsidR="00FE7A6B" w:rsidRPr="00FE7A6B" w:rsidRDefault="425DFFF9" w:rsidP="16CFA3A0">
      <w:pPr>
        <w:pStyle w:val="Heading2"/>
        <w:rPr>
          <w:lang w:val="en-US"/>
        </w:rPr>
      </w:pPr>
      <w:bookmarkStart w:id="62" w:name="_Toc190692374"/>
      <w:r>
        <w:lastRenderedPageBreak/>
        <w:t xml:space="preserve">Stagedoel 4: </w:t>
      </w:r>
      <w:r w:rsidR="00300BC6">
        <w:t>Unittest</w:t>
      </w:r>
      <w:r w:rsidR="00181A62">
        <w:t>en van library in example</w:t>
      </w:r>
      <w:bookmarkEnd w:id="62"/>
    </w:p>
    <w:p w14:paraId="6A2BA5EA" w14:textId="24FC1620" w:rsidR="00111E03" w:rsidRPr="000230A8" w:rsidRDefault="34F1143D" w:rsidP="06FF7FA3">
      <w:pPr>
        <w:rPr>
          <w:i/>
          <w:iCs/>
        </w:rPr>
      </w:pPr>
      <w:r w:rsidRPr="000230A8">
        <w:rPr>
          <w:i/>
          <w:iCs/>
        </w:rPr>
        <w:t xml:space="preserve">Context: </w:t>
      </w:r>
      <w:r w:rsidRPr="000230A8">
        <w:rPr>
          <w:b/>
          <w:bCs/>
        </w:rPr>
        <w:t>aandachtsgebied</w:t>
      </w:r>
      <w:r w:rsidRPr="000230A8">
        <w:t xml:space="preserve"> software, </w:t>
      </w:r>
      <w:r w:rsidRPr="000230A8">
        <w:rPr>
          <w:b/>
          <w:bCs/>
        </w:rPr>
        <w:t>activiteit</w:t>
      </w:r>
      <w:r w:rsidRPr="000230A8">
        <w:t xml:space="preserve"> realiseren</w:t>
      </w:r>
      <w:r w:rsidRPr="000230A8">
        <w:rPr>
          <w:i/>
          <w:iCs/>
        </w:rPr>
        <w:t xml:space="preserve">, </w:t>
      </w:r>
      <w:r w:rsidRPr="000230A8">
        <w:rPr>
          <w:b/>
          <w:bCs/>
        </w:rPr>
        <w:t>niveau</w:t>
      </w:r>
      <w:r w:rsidRPr="000230A8">
        <w:t xml:space="preserve">: </w:t>
      </w:r>
      <w:r w:rsidR="001E082B" w:rsidRPr="000230A8">
        <w:t>2</w:t>
      </w:r>
    </w:p>
    <w:p w14:paraId="2788EC2F" w14:textId="77777777" w:rsidR="00111E03" w:rsidRPr="000230A8" w:rsidRDefault="00111E03" w:rsidP="00111E03">
      <w:pPr>
        <w:rPr>
          <w:i/>
          <w:iCs/>
        </w:rPr>
      </w:pPr>
    </w:p>
    <w:p w14:paraId="4AD9894F" w14:textId="77777777" w:rsidR="00111E03" w:rsidRPr="000230A8" w:rsidRDefault="00111E03" w:rsidP="00111E03">
      <w:pPr>
        <w:rPr>
          <w:i/>
          <w:iCs/>
        </w:rPr>
      </w:pPr>
      <w:r w:rsidRPr="000230A8">
        <w:rPr>
          <w:i/>
          <w:iCs/>
        </w:rPr>
        <w:t xml:space="preserve">Ik wil aantonen: </w:t>
      </w:r>
    </w:p>
    <w:p w14:paraId="36725B0B" w14:textId="761C60DD" w:rsidR="00111E03" w:rsidRPr="000230A8" w:rsidRDefault="00460F89" w:rsidP="00111E03">
      <w:pPr>
        <w:rPr>
          <w:rFonts w:ascii="Calibri" w:eastAsia="Times New Roman" w:hAnsi="Calibri" w:cs="Calibri"/>
          <w:sz w:val="22"/>
          <w:szCs w:val="22"/>
        </w:rPr>
      </w:pPr>
      <w:r w:rsidRPr="16CFA3A0">
        <w:rPr>
          <w:rFonts w:ascii="Calibri" w:eastAsia="Times New Roman" w:hAnsi="Calibri" w:cs="Calibri"/>
          <w:sz w:val="22"/>
          <w:szCs w:val="22"/>
        </w:rPr>
        <w:t>“</w:t>
      </w:r>
      <w:r w:rsidR="001E082B" w:rsidRPr="16CFA3A0">
        <w:rPr>
          <w:rFonts w:ascii="Calibri" w:eastAsia="Times New Roman" w:hAnsi="Calibri" w:cs="Calibri"/>
          <w:sz w:val="22"/>
          <w:szCs w:val="22"/>
        </w:rPr>
        <w:t>Opstellen en uitvoeren van (geautomatiseerde) unit- en UI-testen</w:t>
      </w:r>
      <w:r w:rsidRPr="16CFA3A0">
        <w:rPr>
          <w:rFonts w:ascii="Calibri" w:eastAsia="Times New Roman" w:hAnsi="Calibri" w:cs="Calibri"/>
          <w:sz w:val="22"/>
          <w:szCs w:val="22"/>
        </w:rPr>
        <w:t>”</w:t>
      </w:r>
    </w:p>
    <w:p w14:paraId="126FE68B" w14:textId="77777777" w:rsidR="001E082B" w:rsidRPr="000230A8" w:rsidRDefault="001E082B" w:rsidP="00111E03">
      <w:pPr>
        <w:rPr>
          <w:i/>
          <w:iCs/>
        </w:rPr>
      </w:pPr>
    </w:p>
    <w:p w14:paraId="5C1B804C" w14:textId="77777777" w:rsidR="00111E03" w:rsidRPr="000230A8" w:rsidRDefault="00111E03" w:rsidP="00111E03">
      <w:pPr>
        <w:rPr>
          <w:i/>
          <w:iCs/>
        </w:rPr>
      </w:pPr>
      <w:r w:rsidRPr="000230A8">
        <w:rPr>
          <w:i/>
          <w:iCs/>
        </w:rPr>
        <w:t>Omdat,</w:t>
      </w:r>
    </w:p>
    <w:p w14:paraId="621D25EB" w14:textId="77777777" w:rsidR="00063994" w:rsidRDefault="34F1143D" w:rsidP="00111E03">
      <w:r w:rsidRPr="000230A8">
        <w:t>ik tijdens het WoR-project weinig getest heb en dit een belangrijk onderdeel is</w:t>
      </w:r>
      <w:r w:rsidR="003F0C8E" w:rsidRPr="000230A8">
        <w:t xml:space="preserve"> om fouten te voorkomen en functionaliteiten te controleren</w:t>
      </w:r>
      <w:r w:rsidRPr="000230A8">
        <w:t xml:space="preserve">. </w:t>
      </w:r>
      <w:r w:rsidR="698F7455" w:rsidRPr="000230A8">
        <w:t xml:space="preserve">Met </w:t>
      </w:r>
      <w:r w:rsidRPr="000230A8">
        <w:t>dit stagedoel wil ik</w:t>
      </w:r>
      <w:r w:rsidR="4613BFFC" w:rsidRPr="000230A8">
        <w:t xml:space="preserve"> </w:t>
      </w:r>
      <w:r w:rsidRPr="000230A8">
        <w:t>meer oefenen met het opstellen en uitvoeren</w:t>
      </w:r>
      <w:r w:rsidR="00C41313" w:rsidRPr="000230A8">
        <w:t xml:space="preserve"> </w:t>
      </w:r>
      <w:r w:rsidR="007A4007" w:rsidRPr="000230A8">
        <w:t>van unit</w:t>
      </w:r>
      <w:r w:rsidR="00C41313" w:rsidRPr="000230A8">
        <w:t>tests, zodat dit natuurlijk</w:t>
      </w:r>
      <w:r w:rsidR="006E6B7C" w:rsidRPr="000230A8">
        <w:t>(</w:t>
      </w:r>
      <w:r w:rsidR="00F36EED" w:rsidRPr="000230A8">
        <w:t>er</w:t>
      </w:r>
      <w:r w:rsidR="006E6B7C" w:rsidRPr="000230A8">
        <w:t>)</w:t>
      </w:r>
      <w:r w:rsidR="00C41313" w:rsidRPr="000230A8">
        <w:t xml:space="preserve"> wordt</w:t>
      </w:r>
      <w:r w:rsidR="00BF03F0" w:rsidRPr="000230A8">
        <w:t xml:space="preserve">. </w:t>
      </w:r>
    </w:p>
    <w:p w14:paraId="46F37B66" w14:textId="77777777" w:rsidR="00063994" w:rsidRDefault="00063994" w:rsidP="00111E03"/>
    <w:p w14:paraId="3096AD62" w14:textId="6C73F5FE" w:rsidR="004B2E6A" w:rsidRDefault="00BF03F0" w:rsidP="00111E03">
      <w:r w:rsidRPr="000230A8">
        <w:t>Mijn doel is</w:t>
      </w:r>
      <w:r w:rsidR="00432B6B" w:rsidRPr="000230A8">
        <w:t xml:space="preserve"> om</w:t>
      </w:r>
      <w:r w:rsidRPr="000230A8">
        <w:t xml:space="preserve"> aan het </w:t>
      </w:r>
      <w:r w:rsidR="001962CE" w:rsidRPr="000230A8">
        <w:t>eind boven de 90% unit</w:t>
      </w:r>
      <w:r w:rsidR="00953A04">
        <w:t>test</w:t>
      </w:r>
      <w:r w:rsidR="001962CE" w:rsidRPr="000230A8">
        <w:t xml:space="preserve"> </w:t>
      </w:r>
      <w:commentRangeStart w:id="63"/>
      <w:commentRangeStart w:id="64"/>
      <w:r w:rsidR="001962CE" w:rsidRPr="000230A8">
        <w:t xml:space="preserve">coverage </w:t>
      </w:r>
      <w:commentRangeEnd w:id="63"/>
      <w:r w:rsidR="00FF171F">
        <w:rPr>
          <w:rStyle w:val="CommentReference"/>
        </w:rPr>
        <w:commentReference w:id="63"/>
      </w:r>
      <w:commentRangeEnd w:id="64"/>
      <w:r w:rsidR="00B67E66">
        <w:rPr>
          <w:rStyle w:val="CommentReference"/>
        </w:rPr>
        <w:commentReference w:id="64"/>
      </w:r>
      <w:r w:rsidR="00432B6B" w:rsidRPr="000230A8">
        <w:t>te zitten</w:t>
      </w:r>
      <w:r w:rsidR="001962CE" w:rsidRPr="000230A8">
        <w:t>.</w:t>
      </w:r>
      <w:r w:rsidR="005E1CDA">
        <w:t xml:space="preserve"> </w:t>
      </w:r>
      <w:r w:rsidR="00A94463">
        <w:t xml:space="preserve">“Test coverage” </w:t>
      </w:r>
      <w:r w:rsidR="00152B6B">
        <w:t xml:space="preserve">wordt uitgedrukt in een percentage en houdt in hoeveel procent van </w:t>
      </w:r>
      <w:r w:rsidR="004A483E">
        <w:t xml:space="preserve">de code </w:t>
      </w:r>
      <w:r w:rsidR="004D3C0B">
        <w:t>getest</w:t>
      </w:r>
      <w:r w:rsidR="00CE0F23">
        <w:t xml:space="preserve"> wordt</w:t>
      </w:r>
      <w:r w:rsidR="00B141F0">
        <w:t xml:space="preserve">. </w:t>
      </w:r>
      <w:r w:rsidR="004B2E6A">
        <w:t>Een specifiek voorbeeld voor unittests: Ik heb wat code met</w:t>
      </w:r>
      <w:r w:rsidR="006605CD">
        <w:t xml:space="preserve"> 10 functies, hiervan worden er 7 getest met unittests</w:t>
      </w:r>
      <w:r w:rsidR="00164675">
        <w:t>, waardoor de unittest coverage 70% is.</w:t>
      </w:r>
      <w:r w:rsidR="004B2E6A">
        <w:t xml:space="preserve"> </w:t>
      </w:r>
    </w:p>
    <w:p w14:paraId="24AE81BB" w14:textId="0DFD97E7" w:rsidR="00063994" w:rsidRDefault="005E1CDA" w:rsidP="00111E03">
      <w:r>
        <w:br/>
      </w:r>
      <w:r w:rsidR="00AC3EE3" w:rsidRPr="000230A8">
        <w:t xml:space="preserve">Ik heb voor 90% gekozen, omdat </w:t>
      </w:r>
      <w:r w:rsidR="0068179F" w:rsidRPr="000230A8">
        <w:t>alle types getest moeten worden, want een library moet altijd werken. Als de code</w:t>
      </w:r>
      <w:r w:rsidR="00A90EDE" w:rsidRPr="000230A8">
        <w:t xml:space="preserve"> niet werkt</w:t>
      </w:r>
      <w:r w:rsidR="00F507DA" w:rsidRPr="000230A8">
        <w:t xml:space="preserve"> kunnen de library</w:t>
      </w:r>
      <w:r w:rsidR="000E2B40">
        <w:t>-</w:t>
      </w:r>
      <w:r w:rsidR="00F507DA" w:rsidRPr="000230A8">
        <w:t xml:space="preserve">unittests uitgevoerd worden om te kijken of het </w:t>
      </w:r>
      <w:r w:rsidR="00CC1992" w:rsidRPr="000230A8">
        <w:t xml:space="preserve">aan de </w:t>
      </w:r>
      <w:r w:rsidR="0093219E" w:rsidRPr="000230A8">
        <w:t>library lag of niet.</w:t>
      </w:r>
      <w:r w:rsidR="00CE0A8D">
        <w:t xml:space="preserve"> </w:t>
      </w:r>
      <w:r w:rsidR="00154018">
        <w:t xml:space="preserve">Er is met reden niet voor 100% gekozen, vanwege mogelijke niet testbare functies, zoals </w:t>
      </w:r>
      <w:r w:rsidR="00D03516">
        <w:t xml:space="preserve">functies met het </w:t>
      </w:r>
      <w:r w:rsidR="001D1FE6">
        <w:t>return</w:t>
      </w:r>
      <w:r w:rsidR="00D03516">
        <w:t>type void.</w:t>
      </w:r>
      <w:commentRangeStart w:id="65"/>
      <w:commentRangeStart w:id="66"/>
      <w:r w:rsidR="00CE0A8D">
        <w:t xml:space="preserve"> </w:t>
      </w:r>
    </w:p>
    <w:p w14:paraId="6783D5F5" w14:textId="77777777" w:rsidR="00063994" w:rsidRDefault="00063994" w:rsidP="00111E03"/>
    <w:p w14:paraId="2615D281" w14:textId="15FB8556" w:rsidR="00111E03" w:rsidRPr="000230A8" w:rsidRDefault="00683B57" w:rsidP="00111E03">
      <w:r w:rsidRPr="000230A8">
        <w:t xml:space="preserve">Tot nu toe </w:t>
      </w:r>
      <w:r w:rsidR="001D7315" w:rsidRPr="000230A8">
        <w:t xml:space="preserve">heb ik namelijk </w:t>
      </w:r>
      <w:r w:rsidR="00F61D0C">
        <w:t xml:space="preserve">nog </w:t>
      </w:r>
      <w:r w:rsidR="001D7315" w:rsidRPr="000230A8">
        <w:t>maar 3 keer unittests geschreven</w:t>
      </w:r>
      <w:r w:rsidR="00300BC6" w:rsidRPr="000230A8">
        <w:t xml:space="preserve">, wat als gevolg heeft dat ik </w:t>
      </w:r>
      <w:r w:rsidR="004D548F" w:rsidRPr="000230A8">
        <w:t>minder</w:t>
      </w:r>
      <w:r w:rsidR="00207FF2" w:rsidRPr="000230A8">
        <w:t xml:space="preserve"> ervaren ben met het implementeren </w:t>
      </w:r>
      <w:r w:rsidR="007A008B" w:rsidRPr="000230A8">
        <w:t>hier</w:t>
      </w:r>
      <w:r w:rsidR="00207FF2" w:rsidRPr="000230A8">
        <w:t>va</w:t>
      </w:r>
      <w:r w:rsidR="007A008B" w:rsidRPr="000230A8">
        <w:t>n</w:t>
      </w:r>
      <w:r w:rsidR="00207FF2" w:rsidRPr="000230A8">
        <w:t xml:space="preserve">. </w:t>
      </w:r>
      <w:commentRangeEnd w:id="65"/>
      <w:r w:rsidR="00F8121C">
        <w:rPr>
          <w:rStyle w:val="CommentReference"/>
        </w:rPr>
        <w:commentReference w:id="65"/>
      </w:r>
      <w:commentRangeEnd w:id="66"/>
      <w:r w:rsidR="006F75A2">
        <w:rPr>
          <w:rStyle w:val="CommentReference"/>
        </w:rPr>
        <w:commentReference w:id="66"/>
      </w:r>
      <w:r w:rsidR="00C666B7" w:rsidRPr="000230A8">
        <w:t>Door boven de 90% coverage te</w:t>
      </w:r>
      <w:r w:rsidR="00DA125A" w:rsidRPr="000230A8">
        <w:t xml:space="preserve"> willen komen</w:t>
      </w:r>
      <w:r w:rsidR="00C666B7" w:rsidRPr="000230A8">
        <w:t xml:space="preserve"> </w:t>
      </w:r>
      <w:r w:rsidR="00D257FB" w:rsidRPr="000230A8">
        <w:t>verwacht</w:t>
      </w:r>
      <w:r w:rsidR="00C666B7" w:rsidRPr="000230A8">
        <w:t xml:space="preserve"> ik hier een stuk meer ervaring mee op te doen</w:t>
      </w:r>
      <w:r w:rsidR="001B26A3">
        <w:t xml:space="preserve"> en een efficiënte manier te leren van het maken en uitvoeren van unittests. Hierdoor verwacht ik </w:t>
      </w:r>
      <w:r w:rsidR="00AB33F0">
        <w:t>een betere basis</w:t>
      </w:r>
      <w:r w:rsidR="00060C37">
        <w:t xml:space="preserve"> </w:t>
      </w:r>
      <w:r w:rsidR="001B26A3">
        <w:t xml:space="preserve">te hebben </w:t>
      </w:r>
      <w:r w:rsidR="00AB33F0">
        <w:t xml:space="preserve">voor </w:t>
      </w:r>
      <w:r w:rsidR="00C6228F">
        <w:t>mijn</w:t>
      </w:r>
      <w:r w:rsidR="00AB33F0">
        <w:t xml:space="preserve"> afstudeerstage</w:t>
      </w:r>
      <w:r w:rsidR="00C666B7" w:rsidRPr="000230A8">
        <w:t>.</w:t>
      </w:r>
      <w:r w:rsidR="001B26A3">
        <w:t xml:space="preserve"> </w:t>
      </w:r>
    </w:p>
    <w:p w14:paraId="2E39721C" w14:textId="77777777" w:rsidR="00111E03" w:rsidRPr="000230A8" w:rsidRDefault="00111E03" w:rsidP="00111E03">
      <w:pPr>
        <w:rPr>
          <w:i/>
          <w:iCs/>
        </w:rPr>
      </w:pPr>
    </w:p>
    <w:p w14:paraId="6CDB6E71" w14:textId="77777777" w:rsidR="00111E03" w:rsidRPr="000230A8" w:rsidRDefault="00111E03" w:rsidP="00111E03">
      <w:r w:rsidRPr="000230A8">
        <w:rPr>
          <w:i/>
          <w:iCs/>
        </w:rPr>
        <w:t>Deliverables die ik ga opleveren</w:t>
      </w:r>
    </w:p>
    <w:p w14:paraId="06091D0E" w14:textId="3378BB60" w:rsidR="00111E03" w:rsidRPr="000230A8" w:rsidRDefault="00246056" w:rsidP="00246056">
      <w:pPr>
        <w:pStyle w:val="ListParagraph"/>
        <w:numPr>
          <w:ilvl w:val="0"/>
          <w:numId w:val="22"/>
        </w:numPr>
      </w:pPr>
      <w:r w:rsidRPr="000230A8">
        <w:rPr>
          <w:b/>
          <w:bCs/>
        </w:rPr>
        <w:t>Unittests</w:t>
      </w:r>
      <w:r w:rsidR="00111E03" w:rsidRPr="000230A8">
        <w:br/>
      </w:r>
      <w:r w:rsidRPr="000230A8">
        <w:t xml:space="preserve">Ik ga een </w:t>
      </w:r>
      <w:r w:rsidR="00601F86" w:rsidRPr="000230A8">
        <w:t>unittest bestand opleveren waar alle unittests voor de library</w:t>
      </w:r>
      <w:r w:rsidR="004C474A">
        <w:t xml:space="preserve"> in</w:t>
      </w:r>
      <w:r w:rsidR="00601F86" w:rsidRPr="000230A8">
        <w:t xml:space="preserve"> staan</w:t>
      </w:r>
      <w:r w:rsidR="00711876" w:rsidRPr="000230A8">
        <w:t xml:space="preserve">. Deze </w:t>
      </w:r>
      <w:r w:rsidR="008F6F67" w:rsidRPr="000230A8">
        <w:t>kan hierna aangeroepen worden vanuit de STM32 example.</w:t>
      </w:r>
      <w:r w:rsidR="00B5378D" w:rsidRPr="000230A8">
        <w:t xml:space="preserve"> </w:t>
      </w:r>
      <w:r w:rsidR="00FA4F80">
        <w:t xml:space="preserve">Daarnaast lever ik </w:t>
      </w:r>
      <w:r w:rsidR="00883EA8">
        <w:t xml:space="preserve">hier </w:t>
      </w:r>
      <w:commentRangeStart w:id="67"/>
      <w:r w:rsidR="00DE4558" w:rsidRPr="000230A8">
        <w:t>ook een testrapport bij met de behaalde test coverage</w:t>
      </w:r>
      <w:r w:rsidR="004D74C1" w:rsidRPr="000230A8">
        <w:t xml:space="preserve"> en uitkomsten.</w:t>
      </w:r>
      <w:commentRangeEnd w:id="67"/>
      <w:r w:rsidR="00F8121C">
        <w:rPr>
          <w:rStyle w:val="CommentReference"/>
        </w:rPr>
        <w:commentReference w:id="67"/>
      </w:r>
    </w:p>
    <w:p w14:paraId="49E550D7" w14:textId="77777777" w:rsidR="00246056" w:rsidRPr="000230A8" w:rsidRDefault="00246056" w:rsidP="00246056"/>
    <w:p w14:paraId="26AC4DC5" w14:textId="77777777" w:rsidR="00111E03" w:rsidRPr="000230A8" w:rsidRDefault="00111E03" w:rsidP="00111E03">
      <w:pPr>
        <w:rPr>
          <w:i/>
          <w:iCs/>
        </w:rPr>
      </w:pPr>
      <w:r w:rsidRPr="000230A8">
        <w:rPr>
          <w:i/>
          <w:iCs/>
        </w:rPr>
        <w:t>Daartoe ga ik het volgende doen</w:t>
      </w:r>
    </w:p>
    <w:p w14:paraId="2912D254" w14:textId="03E4906A" w:rsidR="00111E03" w:rsidRPr="000230A8" w:rsidRDefault="008C44AA" w:rsidP="008C44AA">
      <w:pPr>
        <w:pStyle w:val="ListParagraph"/>
        <w:numPr>
          <w:ilvl w:val="0"/>
          <w:numId w:val="22"/>
        </w:numPr>
        <w:rPr>
          <w:i/>
          <w:iCs/>
        </w:rPr>
      </w:pPr>
      <w:commentRangeStart w:id="68"/>
      <w:commentRangeStart w:id="69"/>
      <w:r w:rsidRPr="000230A8">
        <w:rPr>
          <w:b/>
          <w:bCs/>
        </w:rPr>
        <w:t>Library unittests schrijven/ uitbreiden</w:t>
      </w:r>
      <w:r>
        <w:br/>
      </w:r>
      <w:r w:rsidR="00EF5946" w:rsidRPr="000230A8">
        <w:t xml:space="preserve">Ik ga de unittests voor de </w:t>
      </w:r>
      <w:r w:rsidR="00AE26CC" w:rsidRPr="000230A8">
        <w:t xml:space="preserve">volledige </w:t>
      </w:r>
      <w:r w:rsidR="00EF5946" w:rsidRPr="000230A8">
        <w:t xml:space="preserve">library schrijven zoals </w:t>
      </w:r>
      <w:r w:rsidR="008147CA">
        <w:t>de library</w:t>
      </w:r>
      <w:r w:rsidR="008B7069" w:rsidRPr="000230A8">
        <w:t xml:space="preserve"> </w:t>
      </w:r>
      <w:r w:rsidR="00EF5946" w:rsidRPr="000230A8">
        <w:t>in de examplecode</w:t>
      </w:r>
      <w:r w:rsidR="005F4FB3" w:rsidRPr="000230A8">
        <w:t xml:space="preserve"> </w:t>
      </w:r>
      <w:r w:rsidR="00D2113B" w:rsidRPr="000230A8">
        <w:t>toegevoegd is</w:t>
      </w:r>
      <w:r w:rsidR="00EF5946" w:rsidRPr="000230A8">
        <w:t xml:space="preserve">. </w:t>
      </w:r>
      <w:r w:rsidR="00EF5946" w:rsidRPr="000230A8">
        <w:br/>
      </w:r>
      <w:r w:rsidR="00EF5946" w:rsidRPr="000230A8">
        <w:lastRenderedPageBreak/>
        <w:t xml:space="preserve">Als er dus eenheden </w:t>
      </w:r>
      <w:r w:rsidR="00D908FD" w:rsidRPr="000230A8">
        <w:t xml:space="preserve">handmatig </w:t>
      </w:r>
      <w:r w:rsidR="00EF5946" w:rsidRPr="000230A8">
        <w:t xml:space="preserve">aan toegevoegd </w:t>
      </w:r>
      <w:r w:rsidR="00963CDB" w:rsidRPr="000230A8">
        <w:t>zijn</w:t>
      </w:r>
      <w:r w:rsidR="00BE05BC" w:rsidRPr="000230A8">
        <w:t xml:space="preserve">, moeten </w:t>
      </w:r>
      <w:r w:rsidR="004D4E2A" w:rsidRPr="000230A8">
        <w:t>voor deze eenheden</w:t>
      </w:r>
      <w:r w:rsidR="00BE05BC" w:rsidRPr="000230A8">
        <w:t xml:space="preserve"> ook </w:t>
      </w:r>
      <w:r w:rsidR="002F5564">
        <w:t>unit</w:t>
      </w:r>
      <w:r w:rsidR="00BE05BC" w:rsidRPr="000230A8">
        <w:t>tests geschreven worden.</w:t>
      </w:r>
      <w:r w:rsidR="00EF5946" w:rsidRPr="000230A8">
        <w:t xml:space="preserve"> </w:t>
      </w:r>
      <w:commentRangeEnd w:id="68"/>
      <w:r w:rsidR="00F8121C">
        <w:rPr>
          <w:rStyle w:val="CommentReference"/>
        </w:rPr>
        <w:commentReference w:id="68"/>
      </w:r>
      <w:commentRangeEnd w:id="69"/>
      <w:r w:rsidR="006A144B">
        <w:rPr>
          <w:rStyle w:val="CommentReference"/>
        </w:rPr>
        <w:commentReference w:id="69"/>
      </w:r>
    </w:p>
    <w:p w14:paraId="2FA779A0" w14:textId="76E20F94" w:rsidR="008C44AA" w:rsidRPr="000230A8" w:rsidRDefault="00BE05BC" w:rsidP="008C44AA">
      <w:pPr>
        <w:pStyle w:val="ListParagraph"/>
        <w:numPr>
          <w:ilvl w:val="0"/>
          <w:numId w:val="22"/>
        </w:numPr>
        <w:rPr>
          <w:i/>
          <w:iCs/>
        </w:rPr>
      </w:pPr>
      <w:r w:rsidRPr="000230A8">
        <w:rPr>
          <w:b/>
          <w:bCs/>
        </w:rPr>
        <w:t xml:space="preserve">Test </w:t>
      </w:r>
      <w:r w:rsidR="001D00D1" w:rsidRPr="000230A8">
        <w:rPr>
          <w:b/>
          <w:bCs/>
        </w:rPr>
        <w:t xml:space="preserve">mogelijkheid </w:t>
      </w:r>
      <w:r w:rsidRPr="000230A8">
        <w:rPr>
          <w:b/>
          <w:bCs/>
        </w:rPr>
        <w:t>toevoegen voor de example</w:t>
      </w:r>
      <w:r>
        <w:br/>
      </w:r>
      <w:r w:rsidRPr="000230A8">
        <w:t>Om de</w:t>
      </w:r>
      <w:r w:rsidR="001C1A8D" w:rsidRPr="000230A8">
        <w:t xml:space="preserve"> </w:t>
      </w:r>
      <w:r w:rsidR="00E925CB" w:rsidRPr="000230A8">
        <w:t xml:space="preserve">test </w:t>
      </w:r>
      <w:r w:rsidR="001C1A8D" w:rsidRPr="000230A8">
        <w:t>uit te voeren moet hier wel de mogelijkheid voor zijn</w:t>
      </w:r>
      <w:r w:rsidR="00392A2D" w:rsidRPr="000230A8">
        <w:t xml:space="preserve">, deze zal ik dus ook </w:t>
      </w:r>
      <w:r w:rsidR="00BA64EF" w:rsidRPr="000230A8">
        <w:t>toevoegen</w:t>
      </w:r>
      <w:r w:rsidR="00982C9B" w:rsidRPr="000230A8">
        <w:t>.</w:t>
      </w:r>
      <w:r w:rsidR="002146D6" w:rsidRPr="000230A8">
        <w:t xml:space="preserve"> </w:t>
      </w:r>
      <w:r w:rsidR="00C17067" w:rsidRPr="000230A8">
        <w:t>Indien hier al een bestaand framework voor is zal ik mijn tests hierin integreren om het zo uit te kunnen voeren.</w:t>
      </w:r>
      <w:r w:rsidR="001E5C40" w:rsidRPr="000230A8">
        <w:t xml:space="preserve"> Mocht dit niet het geval zijn, dan zal ik een kort onderzoek</w:t>
      </w:r>
      <w:r w:rsidR="00DB0345">
        <w:t xml:space="preserve"> houden naar de </w:t>
      </w:r>
      <w:r w:rsidR="007F3939">
        <w:t>opties om unittests uit te kunnen voer</w:t>
      </w:r>
      <w:r w:rsidR="00DD6CAE">
        <w:t>en</w:t>
      </w:r>
      <w:r w:rsidR="007075BD" w:rsidRPr="000230A8">
        <w:t>.</w:t>
      </w:r>
      <w:r w:rsidR="008F428E">
        <w:br/>
        <w:t xml:space="preserve">Indien </w:t>
      </w:r>
      <w:r w:rsidR="00963EB9">
        <w:t xml:space="preserve">ik er de tijd voor heb lijkt het mij ook interessant om </w:t>
      </w:r>
      <w:r w:rsidR="00F33A21">
        <w:t>dit testen te automatiseren</w:t>
      </w:r>
      <w:r w:rsidR="001E7CF2">
        <w:t>.</w:t>
      </w:r>
    </w:p>
    <w:p w14:paraId="052A8B10" w14:textId="77777777" w:rsidR="008C44AA" w:rsidRPr="000230A8" w:rsidRDefault="008C44AA" w:rsidP="008C44AA">
      <w:pPr>
        <w:rPr>
          <w:i/>
          <w:iCs/>
        </w:rPr>
      </w:pPr>
    </w:p>
    <w:p w14:paraId="624189AF" w14:textId="77777777" w:rsidR="008C44AA" w:rsidRPr="000230A8" w:rsidRDefault="008C44AA" w:rsidP="008C44AA">
      <w:pPr>
        <w:rPr>
          <w:i/>
          <w:iCs/>
        </w:rPr>
      </w:pPr>
    </w:p>
    <w:p w14:paraId="521B9AE2" w14:textId="77777777" w:rsidR="00111E03" w:rsidRPr="000230A8" w:rsidRDefault="00111E03" w:rsidP="00111E03">
      <w:r w:rsidRPr="000230A8">
        <w:rPr>
          <w:i/>
          <w:iCs/>
        </w:rPr>
        <w:t>Wanneer ben ik tevreden</w:t>
      </w:r>
    </w:p>
    <w:p w14:paraId="659616B2" w14:textId="7040CD0E" w:rsidR="00F64737" w:rsidRDefault="004B268B">
      <w:r w:rsidRPr="000230A8">
        <w:t xml:space="preserve">Ik ben tevreden </w:t>
      </w:r>
      <w:r w:rsidR="00E93609">
        <w:t xml:space="preserve">over </w:t>
      </w:r>
      <w:r w:rsidR="00C05F99">
        <w:t xml:space="preserve">behaalde resultaat </w:t>
      </w:r>
      <w:r w:rsidR="00E93609">
        <w:t>als ik</w:t>
      </w:r>
      <w:r w:rsidRPr="000230A8">
        <w:t>, zoals eerder benoemd, een unittest coverage heb die boven de 90% zit.</w:t>
      </w:r>
      <w:r w:rsidR="00F64737">
        <w:t xml:space="preserve"> </w:t>
      </w:r>
      <w:r w:rsidR="00D13B42" w:rsidRPr="000230A8">
        <w:t xml:space="preserve">Hier hoort ook bij dat </w:t>
      </w:r>
      <w:r w:rsidR="004617A1" w:rsidRPr="000230A8">
        <w:t>deze tests</w:t>
      </w:r>
      <w:r w:rsidR="00D13B42" w:rsidRPr="000230A8">
        <w:t xml:space="preserve"> </w:t>
      </w:r>
      <w:r w:rsidR="00860D46" w:rsidRPr="000230A8">
        <w:t>uitgevoerd moet</w:t>
      </w:r>
      <w:r w:rsidR="0037260E" w:rsidRPr="000230A8">
        <w:t>en</w:t>
      </w:r>
      <w:r w:rsidR="00860D46" w:rsidRPr="000230A8">
        <w:t xml:space="preserve"> worden en da</w:t>
      </w:r>
      <w:r w:rsidR="000E73C3">
        <w:t>n</w:t>
      </w:r>
      <w:r w:rsidR="00860D46" w:rsidRPr="000230A8">
        <w:t xml:space="preserve"> </w:t>
      </w:r>
      <w:r w:rsidR="00012E0D" w:rsidRPr="000230A8">
        <w:t>allemaal slagen</w:t>
      </w:r>
      <w:r w:rsidR="00B43D03">
        <w:t>, hiervan kan ik dan een testrapport van maken</w:t>
      </w:r>
      <w:r w:rsidR="00860D46" w:rsidRPr="000230A8">
        <w:t>.</w:t>
      </w:r>
    </w:p>
    <w:p w14:paraId="5443BA34" w14:textId="77777777" w:rsidR="00F64737" w:rsidRDefault="00F64737"/>
    <w:p w14:paraId="79EAD7E2" w14:textId="53BDA1BB" w:rsidR="00A359BA" w:rsidRDefault="00F64737">
      <w:r>
        <w:t xml:space="preserve">Hiernaast ben ik tevreden over mijn stagedoel </w:t>
      </w:r>
      <w:r w:rsidR="00AF4221">
        <w:t xml:space="preserve">als ik </w:t>
      </w:r>
      <w:r w:rsidR="00E127F8">
        <w:t>meer te weten ben gekomen</w:t>
      </w:r>
      <w:r w:rsidR="00AF4221">
        <w:t xml:space="preserve"> over unittest frameworks </w:t>
      </w:r>
      <w:r w:rsidR="00D41A25">
        <w:t>en welke manier van unittests schrijven ik het fijnst vind.</w:t>
      </w:r>
    </w:p>
    <w:p w14:paraId="1EFA1A03" w14:textId="1C57D8AB" w:rsidR="00111E03" w:rsidRPr="000230A8" w:rsidRDefault="007A7986">
      <w:pPr>
        <w:rPr>
          <w:rFonts w:ascii="Arial" w:hAnsi="Arial"/>
          <w:b/>
          <w:color w:val="E50056" w:themeColor="text2"/>
          <w:sz w:val="24"/>
          <w:szCs w:val="24"/>
        </w:rPr>
      </w:pPr>
      <w:r w:rsidRPr="000230A8">
        <w:br/>
      </w:r>
      <w:r w:rsidR="00D021E8">
        <w:t xml:space="preserve">Na deze 2 punten verwacht ik </w:t>
      </w:r>
      <w:r w:rsidR="00764BA8" w:rsidRPr="000230A8">
        <w:t>genoeg te weten over testen</w:t>
      </w:r>
      <w:r w:rsidR="00CE7E7F" w:rsidRPr="000230A8">
        <w:t xml:space="preserve"> voor niveau 2, waarna</w:t>
      </w:r>
      <w:r w:rsidR="00764BA8" w:rsidRPr="000230A8">
        <w:t xml:space="preserve"> </w:t>
      </w:r>
      <w:r w:rsidR="00CE7E7F" w:rsidRPr="000230A8">
        <w:t>ik in de toekomst</w:t>
      </w:r>
      <w:r w:rsidR="0048200D" w:rsidRPr="000230A8">
        <w:t xml:space="preserve"> </w:t>
      </w:r>
      <w:r w:rsidR="0011741F" w:rsidRPr="000230A8">
        <w:t>een</w:t>
      </w:r>
      <w:r w:rsidR="0048200D" w:rsidRPr="000230A8">
        <w:t xml:space="preserve"> </w:t>
      </w:r>
      <w:r w:rsidR="0011741F" w:rsidRPr="000230A8">
        <w:t xml:space="preserve">begin </w:t>
      </w:r>
      <w:r w:rsidR="0048200D" w:rsidRPr="000230A8">
        <w:t xml:space="preserve">kan </w:t>
      </w:r>
      <w:r w:rsidR="009E3EC0" w:rsidRPr="000230A8">
        <w:t xml:space="preserve">maken </w:t>
      </w:r>
      <w:r w:rsidR="007515E4" w:rsidRPr="000230A8">
        <w:t>voor</w:t>
      </w:r>
      <w:r w:rsidR="00764BA8" w:rsidRPr="000230A8">
        <w:t xml:space="preserve"> niveau 3</w:t>
      </w:r>
      <w:r w:rsidR="00B60256" w:rsidRPr="000230A8">
        <w:t>.</w:t>
      </w:r>
      <w:r w:rsidR="00860D46" w:rsidRPr="000230A8">
        <w:t xml:space="preserve"> </w:t>
      </w:r>
      <w:r w:rsidR="00111E03" w:rsidRPr="000230A8">
        <w:br w:type="page"/>
      </w:r>
    </w:p>
    <w:p w14:paraId="22774922" w14:textId="475183DB" w:rsidR="00E557CB" w:rsidRPr="000230A8" w:rsidRDefault="5BF4A4FB" w:rsidP="00E557CB">
      <w:pPr>
        <w:pStyle w:val="Heading2"/>
        <w:rPr>
          <w:noProof/>
        </w:rPr>
      </w:pPr>
      <w:bookmarkStart w:id="70" w:name="_Toc190692375"/>
      <w:r w:rsidRPr="000230A8">
        <w:rPr>
          <w:noProof/>
        </w:rPr>
        <w:lastRenderedPageBreak/>
        <w:t xml:space="preserve">Stagedoel </w:t>
      </w:r>
      <w:r w:rsidR="03E3D920" w:rsidRPr="000230A8">
        <w:rPr>
          <w:noProof/>
        </w:rPr>
        <w:t>5</w:t>
      </w:r>
      <w:r w:rsidR="364A1A06" w:rsidRPr="000230A8">
        <w:rPr>
          <w:noProof/>
        </w:rPr>
        <w:t xml:space="preserve"> (PS)</w:t>
      </w:r>
      <w:r w:rsidRPr="000230A8">
        <w:rPr>
          <w:noProof/>
        </w:rPr>
        <w:t xml:space="preserve">: </w:t>
      </w:r>
      <w:r w:rsidR="3D68EF66" w:rsidRPr="000230A8">
        <w:rPr>
          <w:noProof/>
        </w:rPr>
        <w:t>Onderzoek</w:t>
      </w:r>
      <w:r w:rsidR="364A1A06" w:rsidRPr="000230A8">
        <w:rPr>
          <w:noProof/>
        </w:rPr>
        <w:t xml:space="preserve"> </w:t>
      </w:r>
      <w:r w:rsidR="291A9483" w:rsidRPr="000230A8">
        <w:rPr>
          <w:noProof/>
        </w:rPr>
        <w:t>library</w:t>
      </w:r>
      <w:bookmarkEnd w:id="70"/>
    </w:p>
    <w:p w14:paraId="01E7E0EC" w14:textId="2B269ECE" w:rsidR="003C2556" w:rsidRPr="000230A8" w:rsidRDefault="003C2556" w:rsidP="00982625">
      <w:pPr>
        <w:rPr>
          <w:i/>
          <w:iCs/>
        </w:rPr>
      </w:pPr>
      <w:r w:rsidRPr="000230A8">
        <w:rPr>
          <w:i/>
          <w:iCs/>
        </w:rPr>
        <w:t>(PS) staat voor Professional Skills</w:t>
      </w:r>
      <w:r w:rsidR="00E14EAB" w:rsidRPr="000230A8">
        <w:rPr>
          <w:i/>
          <w:iCs/>
        </w:rPr>
        <w:t>.</w:t>
      </w:r>
    </w:p>
    <w:p w14:paraId="12A3D98E" w14:textId="67A61A59" w:rsidR="00982625" w:rsidRPr="000230A8" w:rsidRDefault="583E8973" w:rsidP="06FF7FA3">
      <w:pPr>
        <w:rPr>
          <w:i/>
          <w:iCs/>
        </w:rPr>
      </w:pPr>
      <w:r w:rsidRPr="000230A8">
        <w:rPr>
          <w:i/>
          <w:iCs/>
        </w:rPr>
        <w:t xml:space="preserve">Context: </w:t>
      </w:r>
      <w:r w:rsidRPr="000230A8">
        <w:rPr>
          <w:b/>
          <w:bCs/>
        </w:rPr>
        <w:t>aandachtsgebied</w:t>
      </w:r>
      <w:r w:rsidRPr="000230A8">
        <w:t xml:space="preserve"> </w:t>
      </w:r>
      <w:r w:rsidR="5A8BBDBB" w:rsidRPr="000230A8">
        <w:t>Onderzoekend vermogen</w:t>
      </w:r>
      <w:r w:rsidRPr="000230A8">
        <w:t xml:space="preserve">, </w:t>
      </w:r>
      <w:r w:rsidR="7F650E54" w:rsidRPr="000230A8">
        <w:rPr>
          <w:b/>
          <w:bCs/>
        </w:rPr>
        <w:t>competentie</w:t>
      </w:r>
      <w:r w:rsidR="7F650E54" w:rsidRPr="000230A8">
        <w:t xml:space="preserve"> </w:t>
      </w:r>
      <w:r w:rsidR="3F9263A6" w:rsidRPr="000230A8">
        <w:t>O</w:t>
      </w:r>
      <w:r w:rsidR="7F650E54" w:rsidRPr="000230A8">
        <w:t>nderzoek</w:t>
      </w:r>
      <w:r w:rsidRPr="000230A8">
        <w:t xml:space="preserve"> </w:t>
      </w:r>
    </w:p>
    <w:p w14:paraId="72DD542C" w14:textId="77777777" w:rsidR="00982625" w:rsidRPr="000230A8" w:rsidRDefault="00982625" w:rsidP="00E67365">
      <w:pPr>
        <w:rPr>
          <w:i/>
          <w:iCs/>
        </w:rPr>
      </w:pPr>
    </w:p>
    <w:p w14:paraId="68B1104F" w14:textId="03ABDA2B" w:rsidR="00E67365" w:rsidRPr="000230A8" w:rsidRDefault="00E67365" w:rsidP="00E67365">
      <w:pPr>
        <w:rPr>
          <w:i/>
          <w:iCs/>
        </w:rPr>
      </w:pPr>
      <w:r w:rsidRPr="000230A8">
        <w:rPr>
          <w:i/>
          <w:iCs/>
        </w:rPr>
        <w:t>Ik wil aantone</w:t>
      </w:r>
      <w:r w:rsidR="004B2D4E" w:rsidRPr="000230A8">
        <w:rPr>
          <w:i/>
          <w:iCs/>
        </w:rPr>
        <w:t>n:</w:t>
      </w:r>
      <w:r w:rsidRPr="000230A8">
        <w:rPr>
          <w:i/>
          <w:iCs/>
        </w:rPr>
        <w:t xml:space="preserve"> </w:t>
      </w:r>
    </w:p>
    <w:p w14:paraId="5B38FA17" w14:textId="49E5F2CB" w:rsidR="00BC7DB6" w:rsidRPr="002030D7" w:rsidRDefault="00460F89" w:rsidP="00BC7DB6">
      <w:pPr>
        <w:spacing w:line="240" w:lineRule="auto"/>
        <w:rPr>
          <w:rFonts w:ascii="Arial" w:eastAsia="Times New Roman" w:hAnsi="Arial"/>
          <w:color w:val="auto"/>
        </w:rPr>
      </w:pPr>
      <w:r w:rsidRPr="16CFA3A0">
        <w:rPr>
          <w:rFonts w:ascii="Arial" w:eastAsia="Times New Roman" w:hAnsi="Arial"/>
          <w:color w:val="auto"/>
        </w:rPr>
        <w:t>“</w:t>
      </w:r>
      <w:r w:rsidR="559A284B" w:rsidRPr="16CFA3A0">
        <w:rPr>
          <w:rFonts w:ascii="Arial" w:eastAsia="Times New Roman" w:hAnsi="Arial"/>
          <w:color w:val="auto"/>
        </w:rPr>
        <w:t xml:space="preserve">Je voert onderzoek doorlopend met een open houding op </w:t>
      </w:r>
      <w:r w:rsidR="6BFAE167" w:rsidRPr="16CFA3A0">
        <w:rPr>
          <w:rFonts w:ascii="Arial" w:eastAsia="Times New Roman" w:hAnsi="Arial"/>
          <w:color w:val="auto"/>
        </w:rPr>
        <w:t>onderbouwde, pragmatische</w:t>
      </w:r>
      <w:r w:rsidR="559A284B" w:rsidRPr="16CFA3A0">
        <w:rPr>
          <w:rFonts w:ascii="Arial" w:eastAsia="Times New Roman" w:hAnsi="Arial"/>
          <w:color w:val="auto"/>
        </w:rPr>
        <w:t>, gestructureerde en kritische wijze uit</w:t>
      </w:r>
      <w:r w:rsidRPr="16CFA3A0">
        <w:rPr>
          <w:rFonts w:ascii="Arial" w:eastAsia="Times New Roman" w:hAnsi="Arial"/>
          <w:color w:val="auto"/>
        </w:rPr>
        <w:t>”</w:t>
      </w:r>
    </w:p>
    <w:p w14:paraId="741E35BF" w14:textId="77777777" w:rsidR="00103018" w:rsidRPr="000230A8" w:rsidRDefault="00103018" w:rsidP="00BC7DB6">
      <w:pPr>
        <w:spacing w:line="240" w:lineRule="auto"/>
        <w:rPr>
          <w:rFonts w:ascii="Arial" w:eastAsia="Times New Roman" w:hAnsi="Arial"/>
          <w:color w:val="auto"/>
        </w:rPr>
      </w:pPr>
    </w:p>
    <w:p w14:paraId="7B69F0F2" w14:textId="77777777" w:rsidR="00103018" w:rsidRPr="000230A8" w:rsidRDefault="00103018" w:rsidP="00BC7DB6">
      <w:pPr>
        <w:spacing w:line="240" w:lineRule="auto"/>
        <w:rPr>
          <w:rFonts w:ascii="Arial" w:eastAsia="Times New Roman" w:hAnsi="Arial"/>
          <w:color w:val="auto"/>
        </w:rPr>
      </w:pPr>
    </w:p>
    <w:p w14:paraId="7E02A6C5" w14:textId="77777777" w:rsidR="00E67365" w:rsidRPr="000230A8" w:rsidRDefault="00E67365" w:rsidP="00E67365">
      <w:pPr>
        <w:rPr>
          <w:i/>
          <w:iCs/>
        </w:rPr>
      </w:pPr>
      <w:r w:rsidRPr="000230A8">
        <w:rPr>
          <w:i/>
          <w:iCs/>
        </w:rPr>
        <w:t>Omdat,</w:t>
      </w:r>
    </w:p>
    <w:p w14:paraId="476B82C4" w14:textId="12345F7D" w:rsidR="00A1746C" w:rsidRDefault="0029117F" w:rsidP="00E67365">
      <w:r>
        <w:t xml:space="preserve">Ik meer wil leren over onderzoeken in het bedrijfsleven en </w:t>
      </w:r>
      <w:r w:rsidR="00D36F43" w:rsidRPr="000230A8">
        <w:t>i</w:t>
      </w:r>
      <w:r w:rsidR="46D4C9B8" w:rsidRPr="000230A8">
        <w:t>k wil laten zien dat ik</w:t>
      </w:r>
      <w:r w:rsidR="00077337">
        <w:t xml:space="preserve"> niet gelimiteerd</w:t>
      </w:r>
      <w:r w:rsidR="00C56D61">
        <w:t xml:space="preserve"> ben aan onderzoek</w:t>
      </w:r>
      <w:r w:rsidR="00942685">
        <w:t>en</w:t>
      </w:r>
      <w:r w:rsidR="00C56D61">
        <w:t xml:space="preserve"> naar het bekende</w:t>
      </w:r>
      <w:r w:rsidR="00D94306">
        <w:t xml:space="preserve">, waar het </w:t>
      </w:r>
      <w:r w:rsidR="2B5B8DE9" w:rsidRPr="000230A8">
        <w:t>nu</w:t>
      </w:r>
      <w:r w:rsidR="00D94306">
        <w:t xml:space="preserve"> het perfecte moment voor is</w:t>
      </w:r>
      <w:r w:rsidR="00F616BF">
        <w:t xml:space="preserve"> om</w:t>
      </w:r>
      <w:r w:rsidR="00D94306">
        <w:t xml:space="preserve"> te bewijzen</w:t>
      </w:r>
      <w:r w:rsidR="47F69E36" w:rsidRPr="000230A8">
        <w:t>.</w:t>
      </w:r>
      <w:r w:rsidR="23EA6A44" w:rsidRPr="000230A8">
        <w:t xml:space="preserve"> </w:t>
      </w:r>
      <w:r w:rsidR="00C51F62">
        <w:t>Het huidige onderzoek</w:t>
      </w:r>
      <w:r w:rsidR="00121F76" w:rsidRPr="000230A8">
        <w:t xml:space="preserve"> is namelijk meer richting onderzoeken naar het onbekende</w:t>
      </w:r>
      <w:r w:rsidR="00E84D67">
        <w:t xml:space="preserve">, wat dus </w:t>
      </w:r>
      <w:r w:rsidR="00121F76" w:rsidRPr="000230A8">
        <w:t xml:space="preserve">een punt </w:t>
      </w:r>
      <w:r w:rsidR="004209DA">
        <w:t>is</w:t>
      </w:r>
      <w:r w:rsidR="001541AB">
        <w:t xml:space="preserve"> </w:t>
      </w:r>
      <w:r w:rsidR="00121F76" w:rsidRPr="000230A8">
        <w:t xml:space="preserve">waar ik mee </w:t>
      </w:r>
      <w:r w:rsidR="004209DA">
        <w:t>wil</w:t>
      </w:r>
      <w:r w:rsidR="002471E1" w:rsidRPr="000230A8">
        <w:t xml:space="preserve"> oefenen. </w:t>
      </w:r>
    </w:p>
    <w:p w14:paraId="2C5594A8" w14:textId="77777777" w:rsidR="00A1746C" w:rsidRDefault="00A1746C" w:rsidP="00E67365"/>
    <w:p w14:paraId="0E058A8C" w14:textId="099F7B92" w:rsidR="00A1746C" w:rsidRDefault="00942685" w:rsidP="00E67365">
      <w:r>
        <w:t>We weten namelijk nog niet wat de uitkomst is, het kan z</w:t>
      </w:r>
      <w:r w:rsidR="00BF4D98">
        <w:t xml:space="preserve">ijn dat er geen library geschikt is en dat alles zelf gemaakt moet worden, maar ook dat er 5 libraries zijn die allemaal </w:t>
      </w:r>
      <w:r w:rsidR="00F37600">
        <w:t>geschikt</w:t>
      </w:r>
      <w:r w:rsidR="00BF4D98">
        <w:t xml:space="preserve"> zijn. </w:t>
      </w:r>
    </w:p>
    <w:p w14:paraId="39770B5F" w14:textId="2A86BCCB" w:rsidR="00A1746C" w:rsidRDefault="00CB02BD" w:rsidP="00E67365">
      <w:r w:rsidRPr="000230A8">
        <w:t xml:space="preserve">Verder kan ik voor </w:t>
      </w:r>
      <w:r w:rsidR="23EA6A44" w:rsidRPr="000230A8">
        <w:t xml:space="preserve">dit onderzoek systematisch verschillende libraries doorlopen en ze beoordelen </w:t>
      </w:r>
      <w:commentRangeStart w:id="71"/>
      <w:commentRangeStart w:id="72"/>
      <w:r w:rsidR="23EA6A44" w:rsidRPr="000230A8">
        <w:t xml:space="preserve">a.d.h.v. een </w:t>
      </w:r>
      <w:commentRangeEnd w:id="71"/>
      <w:r w:rsidR="00E26414" w:rsidRPr="000230A8">
        <w:rPr>
          <w:rStyle w:val="CommentReference"/>
        </w:rPr>
        <w:commentReference w:id="71"/>
      </w:r>
      <w:commentRangeEnd w:id="72"/>
      <w:r w:rsidR="0098644F" w:rsidRPr="000230A8">
        <w:rPr>
          <w:rStyle w:val="CommentReference"/>
        </w:rPr>
        <w:commentReference w:id="72"/>
      </w:r>
      <w:r w:rsidR="23EA6A44" w:rsidRPr="000230A8">
        <w:t>paar vaste criteria.</w:t>
      </w:r>
      <w:r w:rsidR="00BE0CFE" w:rsidRPr="000230A8">
        <w:t xml:space="preserve"> </w:t>
      </w:r>
    </w:p>
    <w:p w14:paraId="03BEB7EE" w14:textId="77777777" w:rsidR="00A1746C" w:rsidRDefault="6C7A9EB4" w:rsidP="00E67365">
      <w:r w:rsidRPr="000230A8">
        <w:t xml:space="preserve">Dit is een nieuwe manier van onderzoeken, omdat </w:t>
      </w:r>
      <w:r w:rsidR="305C8036" w:rsidRPr="000230A8">
        <w:t>de onderzoeken</w:t>
      </w:r>
      <w:r w:rsidRPr="000230A8">
        <w:t xml:space="preserve"> </w:t>
      </w:r>
      <w:r w:rsidR="305C8036" w:rsidRPr="000230A8">
        <w:t xml:space="preserve">hiervoor </w:t>
      </w:r>
      <w:r w:rsidRPr="000230A8">
        <w:t xml:space="preserve">niet zo </w:t>
      </w:r>
      <w:r w:rsidR="00B60206">
        <w:t>breed</w:t>
      </w:r>
      <w:r w:rsidR="00F03EEE">
        <w:t xml:space="preserve"> en</w:t>
      </w:r>
      <w:r w:rsidR="00B60206">
        <w:t xml:space="preserve"> </w:t>
      </w:r>
      <w:r w:rsidR="6A6A98B3" w:rsidRPr="000230A8">
        <w:t>systematisch</w:t>
      </w:r>
      <w:r w:rsidR="305C8036" w:rsidRPr="000230A8">
        <w:t xml:space="preserve"> </w:t>
      </w:r>
      <w:r w:rsidR="56C4D233" w:rsidRPr="000230A8">
        <w:t>wa</w:t>
      </w:r>
      <w:r w:rsidR="12CE21C3" w:rsidRPr="000230A8">
        <w:t>ren</w:t>
      </w:r>
      <w:r w:rsidR="56C4D233" w:rsidRPr="000230A8">
        <w:t xml:space="preserve">. </w:t>
      </w:r>
    </w:p>
    <w:p w14:paraId="2B1B75AE" w14:textId="77777777" w:rsidR="003A168E" w:rsidRDefault="003A168E" w:rsidP="00E67365"/>
    <w:p w14:paraId="46C4C515" w14:textId="6BC3A1B9" w:rsidR="00E67365" w:rsidRPr="000230A8" w:rsidRDefault="56C4D233" w:rsidP="00E67365">
      <w:r w:rsidRPr="000230A8">
        <w:t>Hier</w:t>
      </w:r>
      <w:r w:rsidR="69620F06" w:rsidRPr="000230A8">
        <w:t xml:space="preserve">mee </w:t>
      </w:r>
      <w:r w:rsidRPr="000230A8">
        <w:t>wil ik aantonen dat ik op deze</w:t>
      </w:r>
      <w:r w:rsidR="00633F34">
        <w:t xml:space="preserve"> systematische</w:t>
      </w:r>
      <w:r w:rsidRPr="000230A8">
        <w:t xml:space="preserve"> manier </w:t>
      </w:r>
      <w:r w:rsidR="00E70C3A" w:rsidRPr="000230A8">
        <w:t xml:space="preserve">ook onderzoek kan doen </w:t>
      </w:r>
      <w:r w:rsidR="7B23B5C0" w:rsidRPr="000230A8">
        <w:t>en dus niet gelimiteerd ben aan 1 onderzoeksmethode</w:t>
      </w:r>
      <w:r w:rsidR="00633F34">
        <w:t xml:space="preserve">, </w:t>
      </w:r>
      <w:r w:rsidR="00BB5480">
        <w:t xml:space="preserve">zoals </w:t>
      </w:r>
      <w:r w:rsidR="00BF0629">
        <w:t xml:space="preserve">het meer “vrije” </w:t>
      </w:r>
      <w:r w:rsidR="00633F34">
        <w:t>onderzoeken</w:t>
      </w:r>
      <w:r w:rsidR="001C7229">
        <w:t xml:space="preserve"> voor prototypes</w:t>
      </w:r>
      <w:r w:rsidRPr="000230A8">
        <w:t>.</w:t>
      </w:r>
      <w:r w:rsidR="00275A64">
        <w:br/>
        <w:t xml:space="preserve">Verder wil ik hier ook van leren </w:t>
      </w:r>
      <w:r w:rsidR="00BE4EBA">
        <w:t xml:space="preserve">of ik onderzoeken </w:t>
      </w:r>
      <w:r w:rsidR="009E0FDA">
        <w:t xml:space="preserve">naar het onbekende </w:t>
      </w:r>
      <w:r w:rsidR="00BE4EBA">
        <w:t>leuk vind en er mogelijk mee verder wil ga</w:t>
      </w:r>
      <w:r w:rsidR="009E0FDA">
        <w:t xml:space="preserve">, omdat ik nog twijfel of ik na HBO </w:t>
      </w:r>
      <w:r w:rsidR="00382DDF">
        <w:t xml:space="preserve">wil doorstromen </w:t>
      </w:r>
      <w:r w:rsidR="009E0FDA">
        <w:t>naar een universiteit.</w:t>
      </w:r>
    </w:p>
    <w:p w14:paraId="43B29614" w14:textId="00B96320" w:rsidR="003630FB" w:rsidRPr="000230A8" w:rsidRDefault="003B359D" w:rsidP="00E67365">
      <w:pPr>
        <w:rPr>
          <w:i/>
          <w:iCs/>
        </w:rPr>
      </w:pPr>
      <w:r>
        <w:br/>
      </w:r>
    </w:p>
    <w:p w14:paraId="05C997AA" w14:textId="77777777" w:rsidR="00E67365" w:rsidRPr="000230A8" w:rsidRDefault="00E67365" w:rsidP="00E67365">
      <w:r w:rsidRPr="000230A8">
        <w:rPr>
          <w:i/>
          <w:iCs/>
        </w:rPr>
        <w:t>Deliverables die ik ga opleveren</w:t>
      </w:r>
    </w:p>
    <w:p w14:paraId="5B80E168" w14:textId="65ADB477" w:rsidR="00E67365" w:rsidRPr="000230A8" w:rsidRDefault="00D4290B" w:rsidP="00C10DE7">
      <w:pPr>
        <w:pStyle w:val="ListParagraph"/>
        <w:numPr>
          <w:ilvl w:val="0"/>
          <w:numId w:val="25"/>
        </w:numPr>
      </w:pPr>
      <w:r w:rsidRPr="000230A8">
        <w:rPr>
          <w:b/>
          <w:bCs/>
        </w:rPr>
        <w:t>Reflectie</w:t>
      </w:r>
      <w:r w:rsidRPr="000230A8">
        <w:br/>
      </w:r>
      <w:r w:rsidR="00624396" w:rsidRPr="000230A8">
        <w:t xml:space="preserve">Een reflectiedocument waarin ik </w:t>
      </w:r>
      <w:r w:rsidR="00DD44EE">
        <w:t>reflecteer op</w:t>
      </w:r>
      <w:r w:rsidR="00624396" w:rsidRPr="000230A8">
        <w:t xml:space="preserve"> hoe ik dit onderzoek heb uitgevoerd, bijvoorbeeld welke uitdagingen ik tegenkwam en hoe ik deze </w:t>
      </w:r>
      <w:r w:rsidR="00304314">
        <w:t xml:space="preserve">overwonnen </w:t>
      </w:r>
      <w:r w:rsidR="00624396" w:rsidRPr="000230A8">
        <w:t>heb.</w:t>
      </w:r>
      <w:r w:rsidR="00304314">
        <w:t xml:space="preserve"> </w:t>
      </w:r>
      <w:r w:rsidR="00F04C00">
        <w:t xml:space="preserve">Dit wordt verteld in combinatie met hoe ik aan dit stagedoel gewerkt heb. </w:t>
      </w:r>
      <w:r w:rsidR="00FB1632" w:rsidRPr="000230A8">
        <w:t>Uiteindelijk komt hier ook een conclusie</w:t>
      </w:r>
      <w:r w:rsidR="00790108">
        <w:t xml:space="preserve"> in</w:t>
      </w:r>
      <w:r w:rsidR="00FB1632" w:rsidRPr="000230A8">
        <w:t xml:space="preserve"> over </w:t>
      </w:r>
      <w:r w:rsidR="00B422F4" w:rsidRPr="000230A8">
        <w:t xml:space="preserve">hoe deze onderzoeksmethode </w:t>
      </w:r>
      <w:r w:rsidR="00025D65" w:rsidRPr="000230A8">
        <w:t>m</w:t>
      </w:r>
      <w:r w:rsidR="00B422F4" w:rsidRPr="000230A8">
        <w:t>ij bevallen is.</w:t>
      </w:r>
    </w:p>
    <w:p w14:paraId="0018E099" w14:textId="40C5AF00" w:rsidR="00B87BF4" w:rsidRPr="000230A8" w:rsidRDefault="00D4290B" w:rsidP="000A27F1">
      <w:pPr>
        <w:pStyle w:val="ListParagraph"/>
        <w:numPr>
          <w:ilvl w:val="0"/>
          <w:numId w:val="25"/>
        </w:numPr>
      </w:pPr>
      <w:r w:rsidRPr="000A27F1">
        <w:rPr>
          <w:b/>
          <w:bCs/>
        </w:rPr>
        <w:t>Onderzoeksdocument(en)</w:t>
      </w:r>
      <w:r w:rsidR="000A27F1">
        <w:br/>
      </w:r>
      <w:r w:rsidR="000A27F1" w:rsidRPr="000A27F1">
        <w:t xml:space="preserve">Ik ga een onderzoek houden naar verschillende libraries en deze beoordelen a.d.h.v. enkele criteria. Het idee bij deze criteria is dat er op performance, documentatie, aanpasbaarheid en inzetbaarheid beoordeeld wordt. </w:t>
      </w:r>
    </w:p>
    <w:p w14:paraId="7EF0A999" w14:textId="77777777" w:rsidR="00353144" w:rsidRPr="000230A8" w:rsidRDefault="00353144" w:rsidP="00C10DE7"/>
    <w:p w14:paraId="7A544C16" w14:textId="77777777" w:rsidR="00E67365" w:rsidRPr="000230A8" w:rsidRDefault="00E67365" w:rsidP="00E67365">
      <w:pPr>
        <w:rPr>
          <w:i/>
          <w:iCs/>
        </w:rPr>
      </w:pPr>
      <w:r w:rsidRPr="000230A8">
        <w:rPr>
          <w:i/>
          <w:iCs/>
        </w:rPr>
        <w:lastRenderedPageBreak/>
        <w:t>Daartoe ga ik het volgende doen</w:t>
      </w:r>
    </w:p>
    <w:p w14:paraId="545C4A16" w14:textId="0673A0DE" w:rsidR="007261DC" w:rsidRDefault="00BA29DB" w:rsidP="0096214F">
      <w:pPr>
        <w:pStyle w:val="ListParagraph"/>
        <w:numPr>
          <w:ilvl w:val="0"/>
          <w:numId w:val="22"/>
        </w:numPr>
      </w:pPr>
      <w:r w:rsidRPr="000230A8">
        <w:t xml:space="preserve">Ik ga dit onderzoek extra letten op </w:t>
      </w:r>
      <w:r w:rsidR="00A77BA0" w:rsidRPr="000230A8">
        <w:t>de</w:t>
      </w:r>
      <w:r w:rsidR="00B03E6E" w:rsidRPr="000230A8">
        <w:t xml:space="preserve"> structurering van mijn resultaten</w:t>
      </w:r>
      <w:r w:rsidR="00282AFE" w:rsidRPr="000230A8">
        <w:t>. Mijn doel is namelijk</w:t>
      </w:r>
      <w:r w:rsidR="00F66AA7" w:rsidRPr="000230A8">
        <w:br/>
      </w:r>
      <w:r w:rsidR="00282AFE" w:rsidRPr="000230A8">
        <w:t>om op een systematische manier door verschillende libraries te lopen</w:t>
      </w:r>
      <w:r w:rsidR="00441DE2" w:rsidRPr="000230A8">
        <w:t xml:space="preserve"> en te beoordelen</w:t>
      </w:r>
      <w:r w:rsidR="00793049" w:rsidRPr="000230A8">
        <w:t>. Hie</w:t>
      </w:r>
      <w:r w:rsidR="00D803D1" w:rsidRPr="000230A8">
        <w:t>rmee</w:t>
      </w:r>
      <w:r w:rsidR="00793049" w:rsidRPr="000230A8">
        <w:t xml:space="preserve"> hoop ik inzichtelijk te kunnen krijgen welke library</w:t>
      </w:r>
      <w:r w:rsidR="008E796E" w:rsidRPr="000230A8">
        <w:t xml:space="preserve"> het meest</w:t>
      </w:r>
      <w:r w:rsidR="00793049" w:rsidRPr="000230A8">
        <w:t xml:space="preserve"> geschikt is.</w:t>
      </w:r>
    </w:p>
    <w:p w14:paraId="65B9EE76" w14:textId="1856BD94" w:rsidR="00D848C4" w:rsidRPr="000230A8" w:rsidRDefault="00D848C4" w:rsidP="00D848C4">
      <w:pPr>
        <w:pStyle w:val="ListParagraph"/>
        <w:numPr>
          <w:ilvl w:val="0"/>
          <w:numId w:val="22"/>
        </w:numPr>
      </w:pPr>
      <w:r>
        <w:t>Tijdens de show &amp; tell</w:t>
      </w:r>
      <w:r w:rsidR="00651E4D">
        <w:t>(s)</w:t>
      </w:r>
      <w:r>
        <w:t xml:space="preserve"> ga ik reflecteren op dit leerdoel om inzicht te krijgen in mijn huidige voortgang en leerproces.</w:t>
      </w:r>
    </w:p>
    <w:p w14:paraId="0EF7EB1F" w14:textId="3FA534EA" w:rsidR="00E67365" w:rsidRPr="000230A8" w:rsidRDefault="0067250A" w:rsidP="0067250A">
      <w:pPr>
        <w:pStyle w:val="ListParagraph"/>
        <w:numPr>
          <w:ilvl w:val="0"/>
          <w:numId w:val="22"/>
        </w:numPr>
      </w:pPr>
      <w:r w:rsidRPr="000230A8">
        <w:t xml:space="preserve">Aan het einde van de stage ga ik </w:t>
      </w:r>
      <w:r w:rsidR="004704A4" w:rsidRPr="000230A8">
        <w:t>op dit onderzoek</w:t>
      </w:r>
      <w:r w:rsidRPr="000230A8">
        <w:t xml:space="preserve"> reflecteren en dit in een reflectiedocument schrijven.</w:t>
      </w:r>
      <w:r w:rsidR="004704A4" w:rsidRPr="000230A8">
        <w:t xml:space="preserve"> Hierbij beoordeel ik de onderzoeksmethode</w:t>
      </w:r>
      <w:r w:rsidR="00D13BF9" w:rsidRPr="000230A8">
        <w:t>, het proces</w:t>
      </w:r>
      <w:r w:rsidR="00B202AB" w:rsidRPr="000230A8">
        <w:t xml:space="preserve"> </w:t>
      </w:r>
      <w:r w:rsidR="00D13BF9" w:rsidRPr="000230A8">
        <w:t>en het resultaat en stel ik verbeterpunten op.</w:t>
      </w:r>
      <w:r w:rsidR="00E86B3C" w:rsidRPr="00E86B3C">
        <w:t xml:space="preserve"> </w:t>
      </w:r>
      <w:r w:rsidR="00E86B3C">
        <w:br/>
        <w:t>Indien het onduidelijk is of een library voldoet aan de criteria, zal ik dit dus ook opschrijven. Zo</w:t>
      </w:r>
      <w:r w:rsidR="00F30BD1">
        <w:t xml:space="preserve"> maak ik pas keuzes </w:t>
      </w:r>
      <w:r w:rsidR="002436F7">
        <w:t>wanneer</w:t>
      </w:r>
      <w:r w:rsidR="00E86B3C">
        <w:t xml:space="preserve"> alles ingevuld is</w:t>
      </w:r>
      <w:r w:rsidR="00DE523D">
        <w:t xml:space="preserve">, </w:t>
      </w:r>
      <w:r w:rsidR="00186318">
        <w:t>waardoor</w:t>
      </w:r>
      <w:r w:rsidR="00DE523D">
        <w:t xml:space="preserve"> ik </w:t>
      </w:r>
      <w:r w:rsidR="00142246">
        <w:t>een objectievere conclusie kan trekken</w:t>
      </w:r>
      <w:r w:rsidR="00E86B3C">
        <w:t>.</w:t>
      </w:r>
      <w:r w:rsidR="004704A4" w:rsidRPr="000230A8">
        <w:br/>
      </w:r>
    </w:p>
    <w:p w14:paraId="20F4A79C" w14:textId="77777777" w:rsidR="00E67365" w:rsidRPr="000230A8" w:rsidRDefault="00E67365" w:rsidP="00E67365">
      <w:pPr>
        <w:rPr>
          <w:i/>
          <w:iCs/>
        </w:rPr>
      </w:pPr>
    </w:p>
    <w:p w14:paraId="64CEE044" w14:textId="77777777" w:rsidR="00E67365" w:rsidRPr="000230A8" w:rsidRDefault="00E67365" w:rsidP="00E67365">
      <w:r w:rsidRPr="000230A8">
        <w:rPr>
          <w:i/>
          <w:iCs/>
        </w:rPr>
        <w:t>Wanneer ben ik tevreden</w:t>
      </w:r>
    </w:p>
    <w:p w14:paraId="5A9497BD" w14:textId="4DDFFAE7" w:rsidR="00E557CB" w:rsidRDefault="58C50F4A" w:rsidP="00E557CB">
      <w:r w:rsidRPr="000230A8">
        <w:t>Ik ben tevreden</w:t>
      </w:r>
      <w:r w:rsidR="00EF12C2">
        <w:t xml:space="preserve"> met het resultaat</w:t>
      </w:r>
      <w:r w:rsidRPr="000230A8">
        <w:t xml:space="preserve"> als ik dit onderzoek op een systematische manier uitgevoerd heb en er duidelijke resultaten zijn.</w:t>
      </w:r>
      <w:r w:rsidR="5A7C7247" w:rsidRPr="000230A8">
        <w:t xml:space="preserve"> De systematische manier is door een tabel te gebruiken</w:t>
      </w:r>
      <w:r w:rsidR="2CA0AD8A" w:rsidRPr="000230A8">
        <w:t xml:space="preserve"> waar ik verschillende criteria in kan vullen</w:t>
      </w:r>
      <w:r w:rsidR="001B08CB">
        <w:t xml:space="preserve"> en deze beoordelen met cijfers</w:t>
      </w:r>
      <w:r w:rsidR="099C6C6C" w:rsidRPr="000230A8">
        <w:t>. Hierna kan ik</w:t>
      </w:r>
      <w:r w:rsidR="082D8A65" w:rsidRPr="000230A8">
        <w:t xml:space="preserve"> met behulp van deze tabel</w:t>
      </w:r>
      <w:r w:rsidR="099C6C6C" w:rsidRPr="000230A8">
        <w:t xml:space="preserve"> een oordeel vellen over welke library het meest geschikt is, omdat het eenvoudig te vergelijken is met andere</w:t>
      </w:r>
      <w:r w:rsidR="3EBAB0E2" w:rsidRPr="000230A8">
        <w:t xml:space="preserve"> libraries.</w:t>
      </w:r>
      <w:r w:rsidR="003B78C3">
        <w:t xml:space="preserve"> </w:t>
      </w:r>
    </w:p>
    <w:p w14:paraId="0FE68D7A" w14:textId="77777777" w:rsidR="000A0494" w:rsidRDefault="000A0494" w:rsidP="00E557CB"/>
    <w:p w14:paraId="73CC47C7" w14:textId="6160B78D" w:rsidR="000A0494" w:rsidRPr="000230A8" w:rsidRDefault="00A22E3A" w:rsidP="00E557CB">
      <w:r>
        <w:t>Op gebied van het</w:t>
      </w:r>
      <w:r w:rsidR="00C95167">
        <w:t xml:space="preserve"> stagedoel ben ik pas tevreden als ik meer geleerd heb over hoe ik onderzoeken kan structureren, maar vooral ook hoe</w:t>
      </w:r>
      <w:r w:rsidR="00F91C38">
        <w:t xml:space="preserve"> het onderzoeken naar onbekende dingen</w:t>
      </w:r>
      <w:r w:rsidR="00C97662">
        <w:t xml:space="preserve"> mij bevalt.</w:t>
      </w:r>
      <w:r w:rsidR="00C4776F">
        <w:t xml:space="preserve"> Als het mij </w:t>
      </w:r>
      <w:r w:rsidR="003F553D">
        <w:t xml:space="preserve">goed </w:t>
      </w:r>
      <w:r w:rsidR="00C4776F">
        <w:t xml:space="preserve">bevalt is de universiteit </w:t>
      </w:r>
      <w:r w:rsidR="003F553D">
        <w:t xml:space="preserve">namelijk in de toekomst </w:t>
      </w:r>
      <w:r w:rsidR="00C4776F">
        <w:t xml:space="preserve">een </w:t>
      </w:r>
      <w:r w:rsidR="003F553D">
        <w:t xml:space="preserve">behoorlijk </w:t>
      </w:r>
      <w:r w:rsidR="00C4776F">
        <w:t>realistische optie.</w:t>
      </w:r>
    </w:p>
    <w:p w14:paraId="4F034333" w14:textId="77777777" w:rsidR="00307D21" w:rsidRDefault="00307D21" w:rsidP="06FF7FA3"/>
    <w:p w14:paraId="6D6F2FFD" w14:textId="77777777" w:rsidR="00307D21" w:rsidRDefault="00307D21" w:rsidP="06FF7FA3"/>
    <w:p w14:paraId="1E7E9AB2" w14:textId="4B35E3C1" w:rsidR="00C33B29" w:rsidRPr="000230A8" w:rsidRDefault="00C33B29" w:rsidP="06FF7FA3">
      <w:pPr>
        <w:rPr>
          <w:rFonts w:ascii="Arial" w:hAnsi="Arial"/>
          <w:b/>
          <w:color w:val="E50056" w:themeColor="text2"/>
          <w:sz w:val="24"/>
          <w:szCs w:val="24"/>
        </w:rPr>
      </w:pPr>
      <w:r w:rsidRPr="000230A8">
        <w:br w:type="page"/>
      </w:r>
    </w:p>
    <w:p w14:paraId="28578D50" w14:textId="2FF9C87C" w:rsidR="00E557CB" w:rsidRPr="000230A8" w:rsidRDefault="5BF4A4FB" w:rsidP="00E557CB">
      <w:pPr>
        <w:pStyle w:val="Heading2"/>
        <w:rPr>
          <w:noProof/>
        </w:rPr>
      </w:pPr>
      <w:bookmarkStart w:id="73" w:name="_Toc190692376"/>
      <w:r w:rsidRPr="000230A8">
        <w:rPr>
          <w:noProof/>
        </w:rPr>
        <w:lastRenderedPageBreak/>
        <w:t xml:space="preserve">Stagedoel </w:t>
      </w:r>
      <w:r w:rsidR="03E3D920" w:rsidRPr="000230A8">
        <w:rPr>
          <w:noProof/>
        </w:rPr>
        <w:t>6</w:t>
      </w:r>
      <w:r w:rsidR="1E7A972E" w:rsidRPr="000230A8">
        <w:rPr>
          <w:noProof/>
        </w:rPr>
        <w:t xml:space="preserve"> (PS)</w:t>
      </w:r>
      <w:r w:rsidRPr="000230A8">
        <w:rPr>
          <w:noProof/>
        </w:rPr>
        <w:t xml:space="preserve">: </w:t>
      </w:r>
      <w:r w:rsidR="49986137" w:rsidRPr="000230A8">
        <w:rPr>
          <w:noProof/>
        </w:rPr>
        <w:t>Doelgericht interacteren</w:t>
      </w:r>
      <w:bookmarkEnd w:id="73"/>
    </w:p>
    <w:p w14:paraId="0C66D7DB" w14:textId="1C053234" w:rsidR="5E9853F3" w:rsidRPr="000230A8" w:rsidRDefault="5E9853F3" w:rsidP="06FF7FA3">
      <w:pPr>
        <w:rPr>
          <w:i/>
          <w:iCs/>
        </w:rPr>
      </w:pPr>
      <w:r w:rsidRPr="000230A8">
        <w:rPr>
          <w:i/>
          <w:iCs/>
        </w:rPr>
        <w:t>(PS) staat voor Professional Skills.</w:t>
      </w:r>
    </w:p>
    <w:p w14:paraId="58363F32" w14:textId="254DB353" w:rsidR="00335FB6" w:rsidRPr="000230A8" w:rsidRDefault="15D67196" w:rsidP="06FF7FA3">
      <w:pPr>
        <w:rPr>
          <w:i/>
          <w:iCs/>
        </w:rPr>
      </w:pPr>
      <w:r w:rsidRPr="000230A8">
        <w:rPr>
          <w:i/>
          <w:iCs/>
        </w:rPr>
        <w:t xml:space="preserve">Context: </w:t>
      </w:r>
      <w:r w:rsidRPr="000230A8">
        <w:rPr>
          <w:b/>
          <w:bCs/>
        </w:rPr>
        <w:t>aandachtsgebied</w:t>
      </w:r>
      <w:r w:rsidRPr="000230A8">
        <w:t xml:space="preserve"> </w:t>
      </w:r>
      <w:r w:rsidR="3F9263A6" w:rsidRPr="000230A8">
        <w:t>Doelgericht interacteren</w:t>
      </w:r>
      <w:r w:rsidRPr="000230A8">
        <w:t xml:space="preserve">, </w:t>
      </w:r>
      <w:r w:rsidRPr="000230A8">
        <w:rPr>
          <w:b/>
          <w:bCs/>
        </w:rPr>
        <w:t>competentie</w:t>
      </w:r>
      <w:r w:rsidRPr="000230A8">
        <w:t xml:space="preserve"> </w:t>
      </w:r>
      <w:r w:rsidR="3F9263A6" w:rsidRPr="000230A8">
        <w:t>Partners</w:t>
      </w:r>
      <w:r w:rsidRPr="000230A8">
        <w:t xml:space="preserve"> </w:t>
      </w:r>
    </w:p>
    <w:p w14:paraId="68FC303C" w14:textId="77777777" w:rsidR="00982625" w:rsidRPr="000230A8" w:rsidRDefault="00982625" w:rsidP="00E67365">
      <w:pPr>
        <w:rPr>
          <w:i/>
          <w:iCs/>
        </w:rPr>
      </w:pPr>
    </w:p>
    <w:p w14:paraId="3493FCE8" w14:textId="4EDF563D" w:rsidR="00E67365" w:rsidRPr="000230A8" w:rsidRDefault="00E67365" w:rsidP="00E67365">
      <w:pPr>
        <w:rPr>
          <w:i/>
          <w:iCs/>
        </w:rPr>
      </w:pPr>
      <w:r w:rsidRPr="000230A8">
        <w:rPr>
          <w:i/>
          <w:iCs/>
        </w:rPr>
        <w:t>Ik wil aantonen</w:t>
      </w:r>
      <w:r w:rsidR="004B2D4E" w:rsidRPr="000230A8">
        <w:rPr>
          <w:i/>
          <w:iCs/>
        </w:rPr>
        <w:t>:</w:t>
      </w:r>
      <w:r w:rsidRPr="000230A8">
        <w:rPr>
          <w:i/>
          <w:iCs/>
        </w:rPr>
        <w:t xml:space="preserve"> </w:t>
      </w:r>
    </w:p>
    <w:p w14:paraId="4AC4C9D4" w14:textId="5AB713A7" w:rsidR="00972AC9" w:rsidRPr="000230A8" w:rsidRDefault="00460F89" w:rsidP="00972AC9">
      <w:pPr>
        <w:spacing w:line="240" w:lineRule="auto"/>
        <w:rPr>
          <w:rFonts w:ascii="Arial" w:eastAsia="Times New Roman" w:hAnsi="Arial"/>
          <w:color w:val="auto"/>
        </w:rPr>
      </w:pPr>
      <w:r w:rsidRPr="16CFA3A0">
        <w:rPr>
          <w:rFonts w:ascii="Arial" w:eastAsia="Times New Roman" w:hAnsi="Arial"/>
          <w:color w:val="auto"/>
        </w:rPr>
        <w:t>“</w:t>
      </w:r>
      <w:r w:rsidR="00972AC9" w:rsidRPr="16CFA3A0">
        <w:rPr>
          <w:rFonts w:ascii="Arial" w:eastAsia="Times New Roman" w:hAnsi="Arial"/>
          <w:color w:val="auto"/>
        </w:rPr>
        <w:t>Je onderhoudt actief de relatie met relevante samenwerkingspartners (denk aan teamleden, opdrachtgevers, eindgebruikers, maatschappelijke organisaties en/of andere stakeholders)</w:t>
      </w:r>
      <w:r w:rsidRPr="16CFA3A0">
        <w:rPr>
          <w:rFonts w:ascii="Arial" w:eastAsia="Times New Roman" w:hAnsi="Arial"/>
          <w:color w:val="auto"/>
        </w:rPr>
        <w:t>”</w:t>
      </w:r>
    </w:p>
    <w:p w14:paraId="0F478592" w14:textId="77777777" w:rsidR="00DB22BE" w:rsidRPr="000230A8" w:rsidRDefault="00DB22BE" w:rsidP="00E67365">
      <w:pPr>
        <w:rPr>
          <w:i/>
          <w:iCs/>
        </w:rPr>
      </w:pPr>
    </w:p>
    <w:p w14:paraId="16460485" w14:textId="77777777" w:rsidR="00E67365" w:rsidRPr="000230A8" w:rsidRDefault="00E67365" w:rsidP="00E67365">
      <w:pPr>
        <w:rPr>
          <w:i/>
          <w:iCs/>
        </w:rPr>
      </w:pPr>
      <w:r w:rsidRPr="000230A8">
        <w:rPr>
          <w:i/>
          <w:iCs/>
        </w:rPr>
        <w:t>Omdat,</w:t>
      </w:r>
    </w:p>
    <w:p w14:paraId="17281D10" w14:textId="19B02EED" w:rsidR="00E67365" w:rsidRDefault="073D7363" w:rsidP="00E67365">
      <w:r w:rsidRPr="000230A8">
        <w:t xml:space="preserve">ik </w:t>
      </w:r>
      <w:r w:rsidR="008907B5">
        <w:t>voorheen</w:t>
      </w:r>
      <w:r w:rsidR="008273A8">
        <w:t xml:space="preserve"> </w:t>
      </w:r>
      <w:r w:rsidR="00F75E29">
        <w:t>weinig relaties heb hoeven te onderhouden</w:t>
      </w:r>
      <w:r w:rsidR="004D2D86">
        <w:t xml:space="preserve"> en ik hier meer wil in groeien</w:t>
      </w:r>
      <w:r w:rsidRPr="000230A8">
        <w:t xml:space="preserve">. Natuurlijk was er een relatie met de opdrachtgever, maar </w:t>
      </w:r>
      <w:r w:rsidR="18C68FB3" w:rsidRPr="000230A8">
        <w:t>nu heb ik daadwerkelijke eindgebruikers en samenwerkingspartners</w:t>
      </w:r>
      <w:r w:rsidR="5DABDBF9" w:rsidRPr="000230A8">
        <w:t xml:space="preserve"> die ik op school niet had</w:t>
      </w:r>
      <w:r w:rsidR="00AB7C45">
        <w:t>, waar ik ook een relatie mee moet onderhouden</w:t>
      </w:r>
      <w:r w:rsidR="18C68FB3" w:rsidRPr="000230A8">
        <w:t>.</w:t>
      </w:r>
      <w:r w:rsidR="004F753F" w:rsidRPr="000230A8">
        <w:t xml:space="preserve"> Nu kan ik hiermee oefenen en dus</w:t>
      </w:r>
      <w:r w:rsidR="003A1EDC" w:rsidRPr="000230A8">
        <w:t xml:space="preserve"> als partners samenwerken met de opdrachtgever en eindgebruikers.</w:t>
      </w:r>
      <w:r w:rsidR="2A2DDE94" w:rsidRPr="000230A8">
        <w:t xml:space="preserve"> </w:t>
      </w:r>
      <w:r w:rsidR="00C42289">
        <w:br/>
      </w:r>
      <w:r w:rsidR="00C42289">
        <w:br/>
      </w:r>
      <w:r w:rsidR="048BD650" w:rsidRPr="000230A8">
        <w:t xml:space="preserve">Door dit nu als stagedoel op te </w:t>
      </w:r>
      <w:r w:rsidR="00E75FF0">
        <w:t xml:space="preserve">hebben </w:t>
      </w:r>
      <w:r w:rsidR="048BD650" w:rsidRPr="000230A8">
        <w:t xml:space="preserve">kan ik </w:t>
      </w:r>
      <w:r w:rsidR="246D7B83" w:rsidRPr="000230A8">
        <w:t>alvast ervaren</w:t>
      </w:r>
      <w:r w:rsidR="00042546">
        <w:t xml:space="preserve"> hoe het in de praktijk is</w:t>
      </w:r>
      <w:r w:rsidR="246D7B83" w:rsidRPr="000230A8">
        <w:t xml:space="preserve"> en oefenen met </w:t>
      </w:r>
      <w:r w:rsidR="004D0A52">
        <w:t>hie</w:t>
      </w:r>
      <w:r w:rsidR="246D7B83" w:rsidRPr="000230A8">
        <w:t>rmee omgaan.</w:t>
      </w:r>
      <w:r w:rsidR="2C91ADCD" w:rsidRPr="000230A8">
        <w:t xml:space="preserve"> </w:t>
      </w:r>
      <w:r w:rsidR="00792ED4">
        <w:t xml:space="preserve">Hiermee hoop ik te leren welke </w:t>
      </w:r>
      <w:r w:rsidR="00D47BCB">
        <w:t>acties</w:t>
      </w:r>
      <w:r w:rsidR="00792ED4">
        <w:t xml:space="preserve"> een positief- of negatief effect hebben op de relatie, zoals bijvoorbeeld</w:t>
      </w:r>
      <w:r w:rsidR="00B720D1">
        <w:t xml:space="preserve"> een meeting elke 2 weken houden</w:t>
      </w:r>
      <w:r w:rsidR="00A106CE">
        <w:t xml:space="preserve"> met de opdrachtgever</w:t>
      </w:r>
      <w:r w:rsidR="00B720D1">
        <w:t>.</w:t>
      </w:r>
      <w:r w:rsidR="00792ED4">
        <w:t xml:space="preserve"> </w:t>
      </w:r>
      <w:r w:rsidR="009F7EDC">
        <w:t xml:space="preserve">Ik wil hiermee een beter beeld creëren van hoe </w:t>
      </w:r>
      <w:r w:rsidR="00B32FE7">
        <w:t xml:space="preserve">dit </w:t>
      </w:r>
      <w:r w:rsidR="00A56380">
        <w:t xml:space="preserve">in </w:t>
      </w:r>
      <w:r w:rsidR="009F7EDC">
        <w:t>het bedrijfsleven</w:t>
      </w:r>
      <w:r w:rsidR="00510E74">
        <w:t xml:space="preserve"> eraan toe gaat</w:t>
      </w:r>
      <w:r w:rsidR="00067F58">
        <w:t xml:space="preserve"> en hoe ik mij hiervoor moet gedragen</w:t>
      </w:r>
      <w:r w:rsidR="00364315">
        <w:t>, zodat ik</w:t>
      </w:r>
      <w:r w:rsidR="00C34F37">
        <w:t xml:space="preserve"> </w:t>
      </w:r>
      <w:r w:rsidR="00364315">
        <w:t>tijdens mijn minor en afstudeerstage</w:t>
      </w:r>
      <w:r w:rsidR="002E1358">
        <w:t xml:space="preserve"> hier</w:t>
      </w:r>
      <w:r w:rsidR="00364315">
        <w:t xml:space="preserve"> minder </w:t>
      </w:r>
      <w:r w:rsidR="009032F7">
        <w:t>op hoef te letten</w:t>
      </w:r>
      <w:r w:rsidR="00364315">
        <w:t>.</w:t>
      </w:r>
    </w:p>
    <w:p w14:paraId="26A9F64A" w14:textId="46C569BD" w:rsidR="00D86A1B" w:rsidRPr="000230A8" w:rsidRDefault="00D86A1B" w:rsidP="00E67365"/>
    <w:p w14:paraId="17CDE6AE" w14:textId="77777777" w:rsidR="00972AC9" w:rsidRPr="000230A8" w:rsidRDefault="00972AC9" w:rsidP="00E67365">
      <w:pPr>
        <w:rPr>
          <w:i/>
          <w:iCs/>
        </w:rPr>
      </w:pPr>
    </w:p>
    <w:p w14:paraId="78EFB1DF" w14:textId="77777777" w:rsidR="00E67365" w:rsidRPr="000230A8" w:rsidRDefault="00E67365" w:rsidP="00E67365">
      <w:r w:rsidRPr="000230A8">
        <w:rPr>
          <w:i/>
          <w:iCs/>
        </w:rPr>
        <w:t>Deliverables die ik ga opleveren</w:t>
      </w:r>
    </w:p>
    <w:p w14:paraId="1B6268F4" w14:textId="7A6B6839" w:rsidR="00190238" w:rsidRDefault="00190238" w:rsidP="00190238">
      <w:pPr>
        <w:pStyle w:val="ListParagraph"/>
        <w:numPr>
          <w:ilvl w:val="0"/>
          <w:numId w:val="22"/>
        </w:numPr>
      </w:pPr>
      <w:r w:rsidRPr="000230A8">
        <w:rPr>
          <w:b/>
          <w:bCs/>
        </w:rPr>
        <w:t>Reflectie</w:t>
      </w:r>
      <w:r w:rsidRPr="000230A8">
        <w:br/>
        <w:t xml:space="preserve">Een reflectiedocument waarin ik </w:t>
      </w:r>
      <w:r w:rsidR="008D505C">
        <w:t>reflecteer op hoe ik aan dit stagedoel gewerkt heb</w:t>
      </w:r>
      <w:r w:rsidRPr="000230A8">
        <w:t xml:space="preserve">, bijvoorbeeld welke uitdagingen ik </w:t>
      </w:r>
      <w:r w:rsidR="00180107">
        <w:t>tegen ben gekomen</w:t>
      </w:r>
      <w:r w:rsidRPr="000230A8">
        <w:t xml:space="preserve"> en hoe ik</w:t>
      </w:r>
      <w:r w:rsidR="00B24BC9">
        <w:t xml:space="preserve"> hiermee ben omgegaan</w:t>
      </w:r>
      <w:r w:rsidRPr="000230A8">
        <w:t>.</w:t>
      </w:r>
      <w:r w:rsidR="00FB017C">
        <w:t xml:space="preserve"> </w:t>
      </w:r>
    </w:p>
    <w:p w14:paraId="52AA20F6" w14:textId="77777777" w:rsidR="00E67365" w:rsidRPr="000230A8" w:rsidRDefault="00E67365" w:rsidP="00E67365"/>
    <w:p w14:paraId="63BF63A4" w14:textId="77777777" w:rsidR="00E67365" w:rsidRPr="000230A8" w:rsidRDefault="00E67365" w:rsidP="00E67365">
      <w:pPr>
        <w:rPr>
          <w:i/>
          <w:iCs/>
        </w:rPr>
      </w:pPr>
      <w:r w:rsidRPr="000230A8">
        <w:rPr>
          <w:i/>
          <w:iCs/>
        </w:rPr>
        <w:t>Daartoe ga ik het volgende doen</w:t>
      </w:r>
    </w:p>
    <w:p w14:paraId="405E8875" w14:textId="705FA8ED" w:rsidR="00E67365" w:rsidRDefault="00D41DFC" w:rsidP="00E67365">
      <w:pPr>
        <w:pStyle w:val="ListParagraph"/>
        <w:numPr>
          <w:ilvl w:val="0"/>
          <w:numId w:val="22"/>
        </w:numPr>
      </w:pPr>
      <w:r w:rsidRPr="000230A8">
        <w:t xml:space="preserve">Om </w:t>
      </w:r>
      <w:r w:rsidR="00C22232">
        <w:t>de</w:t>
      </w:r>
      <w:r w:rsidR="0081533C" w:rsidRPr="000230A8">
        <w:t xml:space="preserve"> relatie te onderhouden met de opdrachtgever, zal ik</w:t>
      </w:r>
      <w:r w:rsidR="00302250">
        <w:t xml:space="preserve"> elke 2 weken een gesprek inlannen om te evalueren of</w:t>
      </w:r>
      <w:r w:rsidR="00F323A1">
        <w:t xml:space="preserve"> mijn werkwijze is zoals hij verwacht. Tijdens deze gesprekken kan ik ook </w:t>
      </w:r>
      <w:r w:rsidR="00877220">
        <w:t xml:space="preserve">mijn </w:t>
      </w:r>
      <w:r w:rsidR="00860D99">
        <w:t xml:space="preserve">vragen stellen en zo blijft hij ook up-to-date met de status van </w:t>
      </w:r>
      <w:r w:rsidR="00046845">
        <w:t>de</w:t>
      </w:r>
      <w:r w:rsidR="00860D99">
        <w:t xml:space="preserve"> opdracht.</w:t>
      </w:r>
      <w:r w:rsidR="00302250">
        <w:t xml:space="preserve"> </w:t>
      </w:r>
    </w:p>
    <w:p w14:paraId="792D77C0" w14:textId="3D13E51E" w:rsidR="00313DFF" w:rsidRPr="000230A8" w:rsidRDefault="00313DFF" w:rsidP="00E67365">
      <w:pPr>
        <w:pStyle w:val="ListParagraph"/>
        <w:numPr>
          <w:ilvl w:val="0"/>
          <w:numId w:val="22"/>
        </w:numPr>
      </w:pPr>
      <w:r>
        <w:t>De relatie met de eindgebruikers ga ik onderhouden door hen te betrekken bij het eindresultaat. Zoals in leerdoel 5 gezegd is</w:t>
      </w:r>
      <w:r w:rsidR="00B7242B">
        <w:t xml:space="preserve">, ontvangen zij een vragenlijst om in te vullen, waardoor ze een </w:t>
      </w:r>
      <w:r w:rsidR="00A61A5D">
        <w:t>effect hebben op de uitkomst</w:t>
      </w:r>
      <w:r w:rsidR="00B7242B">
        <w:t xml:space="preserve">. Verder </w:t>
      </w:r>
      <w:r w:rsidR="009E51BC">
        <w:t xml:space="preserve">ga ik na het integreren in de STM32 voorbeeldcode de library presenteren </w:t>
      </w:r>
      <w:r w:rsidR="00B1608C">
        <w:t>voor een SCB-vergadering. Hier zal ik alle units toelichten die erin zitten en</w:t>
      </w:r>
      <w:r w:rsidR="00612569">
        <w:t xml:space="preserve"> een korte demonstratie geven, zodat de eindgebruikers inzien dat zij hier ook daadwerkelijk iets aan hebben.</w:t>
      </w:r>
      <w:r w:rsidR="00B1608C">
        <w:t xml:space="preserve"> </w:t>
      </w:r>
      <w:r w:rsidR="008312D3">
        <w:t xml:space="preserve">Dit </w:t>
      </w:r>
      <w:r w:rsidR="00BC221C">
        <w:t>wil ik doen door de nadruk te leggen op hoe veel simpeler deze nieuwe manier is</w:t>
      </w:r>
      <w:r w:rsidR="004D0EB4">
        <w:t xml:space="preserve"> in vergelijking met hoe ze het nu doen</w:t>
      </w:r>
      <w:r w:rsidR="00BC221C">
        <w:t>.</w:t>
      </w:r>
      <w:r w:rsidR="001A3B82">
        <w:t xml:space="preserve"> </w:t>
      </w:r>
    </w:p>
    <w:p w14:paraId="37E40512" w14:textId="084464DD" w:rsidR="00D76CDC" w:rsidRDefault="00F15DA3" w:rsidP="00AE02EE">
      <w:pPr>
        <w:pStyle w:val="ListParagraph"/>
        <w:numPr>
          <w:ilvl w:val="0"/>
          <w:numId w:val="22"/>
        </w:numPr>
      </w:pPr>
      <w:r w:rsidRPr="000230A8">
        <w:lastRenderedPageBreak/>
        <w:t xml:space="preserve">Voor de relatie </w:t>
      </w:r>
      <w:r w:rsidR="00AC01D9">
        <w:t xml:space="preserve">met collega’s ga ik mee wandelen in de pauze, </w:t>
      </w:r>
      <w:r w:rsidR="001A3B82">
        <w:t xml:space="preserve">mee </w:t>
      </w:r>
      <w:r w:rsidR="00AC01D9">
        <w:t>koffie halen</w:t>
      </w:r>
      <w:r w:rsidR="001B327D">
        <w:t xml:space="preserve">, </w:t>
      </w:r>
      <w:r w:rsidR="001A3B82">
        <w:t xml:space="preserve">meedoen </w:t>
      </w:r>
      <w:r w:rsidR="001B327D">
        <w:t>aan</w:t>
      </w:r>
      <w:r w:rsidR="001A3B82">
        <w:t xml:space="preserve"> gesprekken die </w:t>
      </w:r>
      <w:r w:rsidR="00F36872">
        <w:t>plaatsvinden op de</w:t>
      </w:r>
      <w:r w:rsidR="001B327D">
        <w:t xml:space="preserve"> werkvloer en </w:t>
      </w:r>
      <w:commentRangeStart w:id="74"/>
      <w:commentRangeStart w:id="75"/>
      <w:r w:rsidR="00D857D0">
        <w:t xml:space="preserve">regelmatig aanwezig zijn bij de </w:t>
      </w:r>
      <w:r w:rsidR="006048BD">
        <w:t>vrijdagmiddagborrel</w:t>
      </w:r>
      <w:commentRangeEnd w:id="74"/>
      <w:r w:rsidR="00BB7F9A">
        <w:rPr>
          <w:rStyle w:val="CommentReference"/>
        </w:rPr>
        <w:commentReference w:id="74"/>
      </w:r>
      <w:commentRangeEnd w:id="75"/>
      <w:r w:rsidR="000661E6">
        <w:rPr>
          <w:rStyle w:val="CommentReference"/>
        </w:rPr>
        <w:commentReference w:id="75"/>
      </w:r>
      <w:r w:rsidR="00F36872">
        <w:t>.</w:t>
      </w:r>
    </w:p>
    <w:p w14:paraId="12D8E736" w14:textId="16852B6D" w:rsidR="00190238" w:rsidRDefault="004214B0" w:rsidP="00190238">
      <w:pPr>
        <w:pStyle w:val="ListParagraph"/>
        <w:numPr>
          <w:ilvl w:val="0"/>
          <w:numId w:val="22"/>
        </w:numPr>
      </w:pPr>
      <w:r>
        <w:t xml:space="preserve">Tijdens de show &amp; tells ga ik reflecteren op dit leerdoel </w:t>
      </w:r>
      <w:r w:rsidR="007D1B10">
        <w:t>om inzicht te krijgen in mijn huidige voortgang en leerproces.</w:t>
      </w:r>
    </w:p>
    <w:p w14:paraId="7AC92D39" w14:textId="77777777" w:rsidR="00190238" w:rsidRPr="000230A8" w:rsidRDefault="00190238" w:rsidP="004214B0">
      <w:pPr>
        <w:pStyle w:val="ListParagraph"/>
      </w:pPr>
    </w:p>
    <w:p w14:paraId="05A5D057" w14:textId="1B7356F9" w:rsidR="00E67365" w:rsidRPr="000230A8" w:rsidRDefault="00E67365" w:rsidP="00617176">
      <w:pPr>
        <w:pStyle w:val="ListParagraph"/>
      </w:pPr>
    </w:p>
    <w:p w14:paraId="4536594B" w14:textId="77777777" w:rsidR="00E67365" w:rsidRPr="000230A8" w:rsidRDefault="00E67365" w:rsidP="00E67365">
      <w:pPr>
        <w:rPr>
          <w:i/>
          <w:iCs/>
        </w:rPr>
      </w:pPr>
    </w:p>
    <w:p w14:paraId="4E0C67AA" w14:textId="0AAD801F" w:rsidR="00E557CB" w:rsidRPr="000230A8" w:rsidRDefault="00E67365" w:rsidP="00E557CB">
      <w:r w:rsidRPr="000230A8">
        <w:rPr>
          <w:i/>
          <w:iCs/>
        </w:rPr>
        <w:t>Wanneer ben ik tevreden</w:t>
      </w:r>
    </w:p>
    <w:p w14:paraId="31714F28" w14:textId="3CCD8221" w:rsidR="00D876A6" w:rsidRDefault="5A0CE59D">
      <w:r w:rsidRPr="000230A8">
        <w:t xml:space="preserve">Ik ben tevreden </w:t>
      </w:r>
      <w:r w:rsidR="006414E0">
        <w:t xml:space="preserve">met het resultaat </w:t>
      </w:r>
      <w:r w:rsidRPr="000230A8">
        <w:t xml:space="preserve">als ik een goede band krijg </w:t>
      </w:r>
      <w:r w:rsidR="5883B3A9" w:rsidRPr="000230A8">
        <w:t>é</w:t>
      </w:r>
      <w:r w:rsidRPr="000230A8">
        <w:t>n behoudt met mijn collega’s</w:t>
      </w:r>
      <w:r w:rsidR="0081707B">
        <w:t xml:space="preserve">, opdrachtgever en eindgebruikers. </w:t>
      </w:r>
      <w:r w:rsidR="001101A4">
        <w:br/>
      </w:r>
      <w:commentRangeStart w:id="76"/>
      <w:commentRangeStart w:id="77"/>
      <w:r w:rsidR="0081707B">
        <w:br/>
        <w:t xml:space="preserve">Voor de eindgebruikers </w:t>
      </w:r>
      <w:r w:rsidR="00B34726">
        <w:t xml:space="preserve">is dit lastig te beoordelen, maar ga ik het </w:t>
      </w:r>
      <w:r w:rsidR="00F5182A">
        <w:t xml:space="preserve">proberen te </w:t>
      </w:r>
      <w:r w:rsidR="0081707B">
        <w:t>beoordelen aan de manier hoe ze reageren wanneer ik het resultaat presenteer tijdens een SCB-meeting</w:t>
      </w:r>
      <w:r w:rsidR="005312AA">
        <w:t>.</w:t>
      </w:r>
      <w:r w:rsidR="00E80751">
        <w:br/>
      </w:r>
    </w:p>
    <w:p w14:paraId="78CAA85A" w14:textId="714413B5" w:rsidR="00B34726" w:rsidRDefault="00B34726">
      <w:r>
        <w:t>Voor de opdrachtgever</w:t>
      </w:r>
      <w:r w:rsidR="00520065">
        <w:t xml:space="preserve"> zal ik dit navragen met vragen zoals: “</w:t>
      </w:r>
      <w:r w:rsidR="00FA4974">
        <w:t>vond u dat er genoeg gesprekken plaats hebben gevonden?” of “hoe vond u de band opdrachtgever-&gt;</w:t>
      </w:r>
      <w:r w:rsidR="001B105F">
        <w:t>opdrachtnemer?”.</w:t>
      </w:r>
      <w:r w:rsidR="00520065">
        <w:t xml:space="preserve"> </w:t>
      </w:r>
      <w:r w:rsidR="00E80751">
        <w:br/>
      </w:r>
    </w:p>
    <w:p w14:paraId="4866F1E3" w14:textId="34BB94EA" w:rsidR="00B34726" w:rsidRDefault="00B34726">
      <w:r>
        <w:t xml:space="preserve">Voor de collega’s kan ik dit zien aan de manier </w:t>
      </w:r>
      <w:r w:rsidR="004804C9">
        <w:t>waarop ze met mij omgaan, dus bijvoorbeeld vragen ze mij mee om te lopen en praten ze met mij. Als ze niet met mij praten betekent dit waarschijnlijk dat ze m</w:t>
      </w:r>
      <w:r w:rsidR="00626BF1">
        <w:t>e</w:t>
      </w:r>
      <w:r w:rsidR="004804C9">
        <w:t xml:space="preserve"> bewust negeren</w:t>
      </w:r>
      <w:r w:rsidR="00E74109">
        <w:t>, wat meestal niet gebeur</w:t>
      </w:r>
      <w:r w:rsidR="00460546">
        <w:t>d</w:t>
      </w:r>
      <w:r w:rsidR="00E74109">
        <w:t xml:space="preserve"> </w:t>
      </w:r>
      <w:r w:rsidR="00271297">
        <w:t>als je een goede band hebt</w:t>
      </w:r>
      <w:r w:rsidR="00E74109">
        <w:t>.</w:t>
      </w:r>
      <w:r w:rsidR="007B0D50">
        <w:br/>
      </w:r>
    </w:p>
    <w:p w14:paraId="345ABD23" w14:textId="7A2BC948" w:rsidR="007B0D50" w:rsidRDefault="001101A4">
      <w:r>
        <w:t xml:space="preserve">Op het gebied van mijn stagedoel ben ik pas tevreden </w:t>
      </w:r>
      <w:r w:rsidR="00EF091D">
        <w:t>wanneer</w:t>
      </w:r>
      <w:r w:rsidR="007B0D50">
        <w:t xml:space="preserve"> ik geleerd heb voor alle doelgroepen welke acties bevorderlijk of niet bevorde</w:t>
      </w:r>
      <w:r w:rsidR="00360F69">
        <w:t>r</w:t>
      </w:r>
      <w:r w:rsidR="007B0D50">
        <w:t xml:space="preserve">lijk zijn voor </w:t>
      </w:r>
      <w:r w:rsidR="004C3472">
        <w:t>de</w:t>
      </w:r>
      <w:r w:rsidR="007B0D50">
        <w:t xml:space="preserve"> relatie creëre</w:t>
      </w:r>
      <w:r w:rsidR="0028266B">
        <w:t>n of onderhouden.</w:t>
      </w:r>
      <w:r w:rsidR="00353DBA">
        <w:t xml:space="preserve"> Bijvoorbeeld dat ik </w:t>
      </w:r>
      <w:r w:rsidR="009773F0">
        <w:t>geleerd heb</w:t>
      </w:r>
      <w:r w:rsidR="00F875DA">
        <w:t xml:space="preserve"> dat je </w:t>
      </w:r>
      <w:r w:rsidR="00920C8F">
        <w:t>door mee te gaan met koffie halen een hechtere band cre</w:t>
      </w:r>
      <w:r w:rsidR="00792481">
        <w:t>ëe</w:t>
      </w:r>
      <w:r w:rsidR="00920C8F">
        <w:t>rt, ook al zeg je misschien weinig</w:t>
      </w:r>
      <w:r w:rsidR="00A65CB1">
        <w:t xml:space="preserve"> maar ben je wel aanwezig.</w:t>
      </w:r>
      <w:commentRangeEnd w:id="76"/>
      <w:r w:rsidR="007733CD">
        <w:rPr>
          <w:rStyle w:val="CommentReference"/>
        </w:rPr>
        <w:commentReference w:id="76"/>
      </w:r>
      <w:commentRangeEnd w:id="77"/>
      <w:r w:rsidR="00CB65E7">
        <w:rPr>
          <w:rStyle w:val="CommentReference"/>
        </w:rPr>
        <w:commentReference w:id="77"/>
      </w:r>
    </w:p>
    <w:p w14:paraId="0CE87554" w14:textId="77777777" w:rsidR="00920F6E" w:rsidRDefault="00920F6E"/>
    <w:p w14:paraId="14FB685C" w14:textId="0C3126AB" w:rsidR="06FF7FA3" w:rsidRPr="000230A8" w:rsidRDefault="06FF7FA3">
      <w:r w:rsidRPr="000230A8">
        <w:br w:type="page"/>
      </w:r>
    </w:p>
    <w:p w14:paraId="0C583C6D" w14:textId="2885EA79" w:rsidR="00FB46AD" w:rsidRPr="000230A8" w:rsidRDefault="28BED9A0" w:rsidP="002052D0">
      <w:pPr>
        <w:pStyle w:val="Heading1"/>
        <w:rPr>
          <w:noProof/>
        </w:rPr>
      </w:pPr>
      <w:bookmarkStart w:id="78" w:name="_Toc190692377"/>
      <w:r w:rsidRPr="000230A8">
        <w:rPr>
          <w:noProof/>
        </w:rPr>
        <w:lastRenderedPageBreak/>
        <w:t>VERPLICHTE ONDERDELEN</w:t>
      </w:r>
      <w:bookmarkEnd w:id="78"/>
    </w:p>
    <w:p w14:paraId="356885EE" w14:textId="77777777" w:rsidR="00800103" w:rsidRPr="000230A8" w:rsidRDefault="00800103" w:rsidP="00800103"/>
    <w:p w14:paraId="0A8A908A" w14:textId="709B9AAF" w:rsidR="00205F53" w:rsidRPr="000230A8" w:rsidRDefault="00205F53" w:rsidP="00205F53">
      <w:pPr>
        <w:rPr>
          <w:i/>
          <w:iCs/>
        </w:rPr>
      </w:pPr>
      <w:r w:rsidRPr="000230A8">
        <w:rPr>
          <w:i/>
          <w:iCs/>
        </w:rPr>
        <w:t>Bepalen welke samenwerkingspartners (teamleden) een rol spelen bij de ICT-opdracht, constructief met he</w:t>
      </w:r>
      <w:commentRangeStart w:id="79"/>
      <w:r w:rsidRPr="000230A8">
        <w:rPr>
          <w:i/>
          <w:iCs/>
        </w:rPr>
        <w:t>n samenwerken en passend communiceren.</w:t>
      </w:r>
    </w:p>
    <w:p w14:paraId="02A4D2F6" w14:textId="4A0B1527" w:rsidR="00120C2F" w:rsidRPr="000230A8" w:rsidRDefault="73E92156" w:rsidP="06FF7FA3">
      <w:pPr>
        <w:pStyle w:val="ListParagraph"/>
        <w:numPr>
          <w:ilvl w:val="0"/>
          <w:numId w:val="22"/>
        </w:numPr>
        <w:rPr>
          <w:b/>
          <w:bCs/>
        </w:rPr>
      </w:pPr>
      <w:r w:rsidRPr="000230A8">
        <w:t xml:space="preserve">Moet </w:t>
      </w:r>
      <w:commentRangeEnd w:id="79"/>
      <w:r w:rsidR="007C3058" w:rsidRPr="000230A8">
        <w:rPr>
          <w:rStyle w:val="CommentReference"/>
        </w:rPr>
        <w:commentReference w:id="79"/>
      </w:r>
      <w:r w:rsidRPr="000230A8">
        <w:t>ik specifiek aandacht aan geven: ja/nee/</w:t>
      </w:r>
      <w:r w:rsidRPr="000230A8">
        <w:rPr>
          <w:b/>
          <w:bCs/>
          <w:highlight w:val="green"/>
        </w:rPr>
        <w:t>deels</w:t>
      </w:r>
    </w:p>
    <w:p w14:paraId="7A88E3E4" w14:textId="4E7AAFAC" w:rsidR="00205F53" w:rsidRPr="000230A8" w:rsidRDefault="00120C2F" w:rsidP="00131F44">
      <w:pPr>
        <w:pStyle w:val="ListParagraph"/>
        <w:numPr>
          <w:ilvl w:val="0"/>
          <w:numId w:val="22"/>
        </w:numPr>
      </w:pPr>
      <w:r w:rsidRPr="000230A8">
        <w:t>Ga ik mee aan de slag door:</w:t>
      </w:r>
      <w:r w:rsidR="00A83AA9" w:rsidRPr="000230A8">
        <w:t xml:space="preserve"> </w:t>
      </w:r>
      <w:r w:rsidR="00024643" w:rsidRPr="000230A8">
        <w:br/>
      </w:r>
      <w:r w:rsidR="00A83AA9" w:rsidRPr="000230A8">
        <w:t xml:space="preserve">Afspraken te maken met de opdrachtgever/ </w:t>
      </w:r>
      <w:r w:rsidR="00A43165" w:rsidRPr="000230A8">
        <w:t xml:space="preserve">samenwerkingspartner over de scope, maar ook door hem </w:t>
      </w:r>
      <w:r w:rsidR="004A19DA" w:rsidRPr="000230A8">
        <w:t xml:space="preserve">(als collega) </w:t>
      </w:r>
      <w:r w:rsidR="00A43165" w:rsidRPr="000230A8">
        <w:t>vragen te stellen over de codestructuur die hij gemaakt heeft en die ik aan moet passen.</w:t>
      </w:r>
    </w:p>
    <w:p w14:paraId="3ECBB99F" w14:textId="77777777" w:rsidR="00205F53" w:rsidRPr="000230A8" w:rsidRDefault="00205F53" w:rsidP="00205F53">
      <w:pPr>
        <w:pStyle w:val="ListParagraph"/>
        <w:ind w:left="1440"/>
      </w:pPr>
    </w:p>
    <w:p w14:paraId="6C7EA2C6" w14:textId="77777777" w:rsidR="00131F44" w:rsidRPr="000230A8" w:rsidRDefault="00131F44" w:rsidP="00205F53">
      <w:pPr>
        <w:pStyle w:val="ListParagraph"/>
        <w:ind w:left="1440"/>
      </w:pPr>
    </w:p>
    <w:p w14:paraId="00D7A194" w14:textId="36083621" w:rsidR="00205F53" w:rsidRPr="000230A8" w:rsidRDefault="5C47C36A" w:rsidP="2167AB1C">
      <w:pPr>
        <w:rPr>
          <w:i/>
          <w:iCs/>
        </w:rPr>
      </w:pPr>
      <w:r w:rsidRPr="000230A8">
        <w:rPr>
          <w:i/>
          <w:iCs/>
        </w:rPr>
        <w:t xml:space="preserve">De organisatorische context van ICT-opdrachten verkennen, afwegingen maken en alle aspecten van de uitvoering van de opdracht managen. De student inventariseert deeltaken, plant en bewaakt tijd en borgt kwaliteit van de uitvoering van de werkzaamheden. </w:t>
      </w:r>
    </w:p>
    <w:p w14:paraId="303E2CE4" w14:textId="77777777" w:rsidR="00131F44" w:rsidRPr="000230A8" w:rsidRDefault="4985817B" w:rsidP="00131F44">
      <w:pPr>
        <w:pStyle w:val="ListParagraph"/>
        <w:numPr>
          <w:ilvl w:val="0"/>
          <w:numId w:val="22"/>
        </w:numPr>
      </w:pPr>
      <w:r w:rsidRPr="000230A8">
        <w:t>Moet ik specifiek aandacht aan geven: ja/nee/</w:t>
      </w:r>
      <w:r w:rsidRPr="000230A8">
        <w:rPr>
          <w:b/>
          <w:bCs/>
          <w:highlight w:val="green"/>
        </w:rPr>
        <w:t>deels</w:t>
      </w:r>
    </w:p>
    <w:p w14:paraId="371EB623" w14:textId="6AD02455" w:rsidR="00131F44" w:rsidRPr="000230A8" w:rsidRDefault="00131F44" w:rsidP="00205F53">
      <w:pPr>
        <w:pStyle w:val="ListParagraph"/>
        <w:numPr>
          <w:ilvl w:val="0"/>
          <w:numId w:val="22"/>
        </w:numPr>
      </w:pPr>
      <w:r w:rsidRPr="000230A8">
        <w:t>Ga ik mee aan de slag door:</w:t>
      </w:r>
      <w:r w:rsidR="00483896" w:rsidRPr="000230A8">
        <w:t xml:space="preserve"> </w:t>
      </w:r>
      <w:r w:rsidR="00024643" w:rsidRPr="000230A8">
        <w:br/>
      </w:r>
      <w:r w:rsidR="00483896" w:rsidRPr="000230A8">
        <w:t xml:space="preserve">Een lijst te maken van dingen die </w:t>
      </w:r>
      <w:r w:rsidR="00345CA9" w:rsidRPr="000230A8">
        <w:t xml:space="preserve">gedaan moeten worden en uitgezocht moeten worden. Hier ga ik ook goedkeuring voor vragen van de opdrachtgever. Nadat ik de goedkeuring heb ga ik </w:t>
      </w:r>
      <w:r w:rsidR="0079045C" w:rsidRPr="000230A8">
        <w:t xml:space="preserve">gestructureerd/ systematisch deze lijst </w:t>
      </w:r>
      <w:commentRangeStart w:id="80"/>
      <w:commentRangeStart w:id="81"/>
      <w:r w:rsidR="0079045C" w:rsidRPr="000230A8">
        <w:t>af</w:t>
      </w:r>
      <w:commentRangeEnd w:id="80"/>
      <w:r w:rsidR="00D11158" w:rsidRPr="000230A8">
        <w:rPr>
          <w:rStyle w:val="CommentReference"/>
        </w:rPr>
        <w:commentReference w:id="80"/>
      </w:r>
      <w:commentRangeEnd w:id="81"/>
      <w:r w:rsidR="004C2C9C" w:rsidRPr="000230A8">
        <w:rPr>
          <w:rStyle w:val="CommentReference"/>
        </w:rPr>
        <w:commentReference w:id="81"/>
      </w:r>
      <w:r w:rsidR="0079045C" w:rsidRPr="000230A8">
        <w:t>.</w:t>
      </w:r>
      <w:r w:rsidR="00845738" w:rsidRPr="000230A8">
        <w:t xml:space="preserve"> Tijdens het uitvoeren van dit onderzoek </w:t>
      </w:r>
      <w:r w:rsidR="009614F1" w:rsidRPr="000230A8">
        <w:t xml:space="preserve">zal ik mijn bevindingen doorkoppelen naar de opdrachtgever en mogelijk de planning hierop aanpassen. </w:t>
      </w:r>
      <w:r w:rsidR="007303C5" w:rsidRPr="000230A8">
        <w:t>Verder kan de scope van de opdracht ook aangepast worden</w:t>
      </w:r>
      <w:r w:rsidR="00393729" w:rsidRPr="000230A8">
        <w:t xml:space="preserve"> indien dit nodig mocht zijn.</w:t>
      </w:r>
    </w:p>
    <w:p w14:paraId="6B5E5B04" w14:textId="77777777" w:rsidR="00205F53" w:rsidRPr="000230A8" w:rsidRDefault="00205F53" w:rsidP="00205F53"/>
    <w:p w14:paraId="63EF6B5A" w14:textId="77777777" w:rsidR="00131F44" w:rsidRPr="000230A8" w:rsidRDefault="00131F44" w:rsidP="00205F53"/>
    <w:p w14:paraId="1DD6A7C3" w14:textId="07E0E02D" w:rsidR="00205F53" w:rsidRPr="000230A8" w:rsidRDefault="00205F53" w:rsidP="00205F53">
      <w:pPr>
        <w:rPr>
          <w:i/>
          <w:iCs/>
        </w:rPr>
      </w:pPr>
      <w:r w:rsidRPr="000230A8">
        <w:rPr>
          <w:i/>
          <w:iCs/>
        </w:rPr>
        <w:t>Aandacht voor de eigen rol in de context van de ICT-opdracht, taken herkennen en oppakken, anderen aanspreken, verrijking zoeken.</w:t>
      </w:r>
    </w:p>
    <w:p w14:paraId="1400E789" w14:textId="77777777" w:rsidR="00131F44" w:rsidRPr="000230A8" w:rsidRDefault="4985817B" w:rsidP="00131F44">
      <w:pPr>
        <w:pStyle w:val="ListParagraph"/>
        <w:numPr>
          <w:ilvl w:val="0"/>
          <w:numId w:val="22"/>
        </w:numPr>
      </w:pPr>
      <w:r w:rsidRPr="000230A8">
        <w:t>Moet ik specifiek aandacht aan geven: ja/</w:t>
      </w:r>
      <w:r w:rsidRPr="000230A8">
        <w:rPr>
          <w:b/>
          <w:bCs/>
          <w:highlight w:val="green"/>
        </w:rPr>
        <w:t>nee</w:t>
      </w:r>
      <w:r w:rsidRPr="000230A8">
        <w:t>/deels</w:t>
      </w:r>
    </w:p>
    <w:p w14:paraId="01BF3C0E" w14:textId="2F86156C" w:rsidR="00131F44" w:rsidRPr="000230A8" w:rsidRDefault="4985817B" w:rsidP="00131F44">
      <w:pPr>
        <w:pStyle w:val="ListParagraph"/>
        <w:numPr>
          <w:ilvl w:val="0"/>
          <w:numId w:val="22"/>
        </w:numPr>
      </w:pPr>
      <w:r w:rsidRPr="000230A8">
        <w:t>Ga ik mee aan de slag door:</w:t>
      </w:r>
      <w:r w:rsidRPr="000230A8">
        <w:br/>
      </w:r>
      <w:r w:rsidR="1D1DE7F4" w:rsidRPr="000230A8">
        <w:t xml:space="preserve">Ik ben de enige die deze opdracht uitvoert, dus alle taken moet ik oppakken. Wel ga ik </w:t>
      </w:r>
      <w:r w:rsidR="3BD75FEF" w:rsidRPr="000230A8">
        <w:t>ze herkennen met de opdrachtgever door het samen te bespreken, zodat we op 1 lijn zitten</w:t>
      </w:r>
      <w:r w:rsidR="5D7B8BB1" w:rsidRPr="000230A8">
        <w:t xml:space="preserve"> qua taken</w:t>
      </w:r>
      <w:r w:rsidR="008C33F0" w:rsidRPr="000230A8">
        <w:t>, aanpak</w:t>
      </w:r>
      <w:r w:rsidR="5D7B8BB1" w:rsidRPr="000230A8">
        <w:t xml:space="preserve"> en requirements</w:t>
      </w:r>
      <w:r w:rsidR="3BD75FEF" w:rsidRPr="000230A8">
        <w:t>.</w:t>
      </w:r>
      <w:r w:rsidR="1D1DE7F4" w:rsidRPr="000230A8">
        <w:t xml:space="preserve"> </w:t>
      </w:r>
    </w:p>
    <w:p w14:paraId="4E7C5CCC" w14:textId="77777777" w:rsidR="00131F44" w:rsidRPr="000230A8" w:rsidRDefault="00131F44" w:rsidP="00205F53">
      <w:pPr>
        <w:rPr>
          <w:i/>
          <w:iCs/>
        </w:rPr>
      </w:pPr>
    </w:p>
    <w:p w14:paraId="29935615" w14:textId="77777777" w:rsidR="00205F53" w:rsidRPr="000230A8" w:rsidRDefault="00205F53" w:rsidP="00205F53">
      <w:pPr>
        <w:rPr>
          <w:i/>
          <w:iCs/>
        </w:rPr>
      </w:pPr>
    </w:p>
    <w:p w14:paraId="4EEE93DE" w14:textId="64CCB813" w:rsidR="00205F53" w:rsidRPr="000230A8" w:rsidRDefault="00205F53" w:rsidP="00205F53">
      <w:pPr>
        <w:rPr>
          <w:i/>
          <w:iCs/>
        </w:rPr>
      </w:pPr>
      <w:r w:rsidRPr="000230A8">
        <w:rPr>
          <w:i/>
          <w:iCs/>
        </w:rPr>
        <w:t>Aandacht voor wat men wil communiceren met welke impact, de daarbij meest geschikte vorm en de daadwerkelijke uitvoering hiervan. Onderdeel hiervan is:</w:t>
      </w:r>
    </w:p>
    <w:p w14:paraId="31AB960C" w14:textId="3B7FEA8C" w:rsidR="00205F53" w:rsidRPr="000230A8" w:rsidRDefault="1B074AA3" w:rsidP="6774863C">
      <w:pPr>
        <w:pStyle w:val="ListParagraph"/>
        <w:numPr>
          <w:ilvl w:val="0"/>
          <w:numId w:val="1"/>
        </w:numPr>
        <w:rPr>
          <w:i/>
          <w:iCs/>
        </w:rPr>
      </w:pPr>
      <w:r w:rsidRPr="000230A8">
        <w:rPr>
          <w:i/>
          <w:iCs/>
        </w:rPr>
        <w:t xml:space="preserve">schrijfvaardigheid: rapportagevaardigheid en spelling </w:t>
      </w:r>
    </w:p>
    <w:p w14:paraId="1EA82181" w14:textId="73E0EB2C" w:rsidR="00205F53" w:rsidRPr="000230A8" w:rsidRDefault="1B074AA3" w:rsidP="6774863C">
      <w:pPr>
        <w:pStyle w:val="ListParagraph"/>
        <w:numPr>
          <w:ilvl w:val="0"/>
          <w:numId w:val="1"/>
        </w:numPr>
        <w:rPr>
          <w:i/>
          <w:iCs/>
        </w:rPr>
      </w:pPr>
      <w:r w:rsidRPr="000230A8">
        <w:rPr>
          <w:i/>
          <w:iCs/>
        </w:rPr>
        <w:t xml:space="preserve">doel- en doelgroepgericht schrijven: stijl </w:t>
      </w:r>
    </w:p>
    <w:p w14:paraId="03B2CB33" w14:textId="0659CC91" w:rsidR="00800103" w:rsidRPr="000230A8" w:rsidRDefault="1B074AA3" w:rsidP="6774863C">
      <w:pPr>
        <w:pStyle w:val="ListParagraph"/>
        <w:numPr>
          <w:ilvl w:val="0"/>
          <w:numId w:val="1"/>
        </w:numPr>
        <w:rPr>
          <w:i/>
          <w:iCs/>
        </w:rPr>
      </w:pPr>
      <w:r w:rsidRPr="000230A8">
        <w:rPr>
          <w:i/>
          <w:iCs/>
        </w:rPr>
        <w:t>doelgericht interacteren: presenteren, argumenteren en redeneren</w:t>
      </w:r>
    </w:p>
    <w:p w14:paraId="51376C81" w14:textId="77777777" w:rsidR="00131F44" w:rsidRPr="000230A8" w:rsidRDefault="4985817B" w:rsidP="00131F44">
      <w:pPr>
        <w:pStyle w:val="ListParagraph"/>
        <w:numPr>
          <w:ilvl w:val="0"/>
          <w:numId w:val="22"/>
        </w:numPr>
      </w:pPr>
      <w:r w:rsidRPr="000230A8">
        <w:t>Moet ik specifiek aandacht aan geven: ja/nee/</w:t>
      </w:r>
      <w:r w:rsidRPr="000230A8">
        <w:rPr>
          <w:b/>
          <w:bCs/>
          <w:highlight w:val="green"/>
        </w:rPr>
        <w:t>deels</w:t>
      </w:r>
    </w:p>
    <w:p w14:paraId="5F2BB649" w14:textId="035662BB" w:rsidR="00131F44" w:rsidRPr="000230A8" w:rsidRDefault="4985817B" w:rsidP="00131F44">
      <w:pPr>
        <w:pStyle w:val="ListParagraph"/>
        <w:numPr>
          <w:ilvl w:val="0"/>
          <w:numId w:val="22"/>
        </w:numPr>
      </w:pPr>
      <w:r w:rsidRPr="000230A8">
        <w:lastRenderedPageBreak/>
        <w:t>Ga ik mee aan de slag door:</w:t>
      </w:r>
      <w:r w:rsidR="00131F44" w:rsidRPr="000230A8">
        <w:br/>
      </w:r>
      <w:r w:rsidR="39C06012" w:rsidRPr="000230A8">
        <w:t xml:space="preserve">Tijdens het schrijven van de documenten te letten op wat het uiteindelijke doel is en </w:t>
      </w:r>
      <w:r w:rsidR="0A361291" w:rsidRPr="000230A8">
        <w:t>afvragen of</w:t>
      </w:r>
      <w:r w:rsidR="39C06012" w:rsidRPr="000230A8">
        <w:t xml:space="preserve"> wat ik op dat moment aan het schrijven nut gaat hebben. </w:t>
      </w:r>
      <w:r w:rsidR="5947B1B1" w:rsidRPr="000230A8">
        <w:t xml:space="preserve">Hiernaast moet ik ook op de </w:t>
      </w:r>
      <w:r w:rsidR="26B585EC" w:rsidRPr="000230A8">
        <w:t>APA-bronvermelding</w:t>
      </w:r>
      <w:r w:rsidR="5947B1B1" w:rsidRPr="000230A8">
        <w:t xml:space="preserve"> letten, </w:t>
      </w:r>
      <w:r w:rsidR="004766DD" w:rsidRPr="000230A8">
        <w:t xml:space="preserve">op het moment doe ik dit niet standaard en vergeet ik het </w:t>
      </w:r>
      <w:r w:rsidR="00845738" w:rsidRPr="000230A8">
        <w:t>soms ook.</w:t>
      </w:r>
    </w:p>
    <w:p w14:paraId="564A8454" w14:textId="58FB4DB1" w:rsidR="00131F44" w:rsidRPr="000230A8" w:rsidRDefault="1877762A" w:rsidP="2167AB1C">
      <w:pPr>
        <w:pStyle w:val="ListParagraph"/>
      </w:pPr>
      <w:r w:rsidRPr="000230A8">
        <w:t>Verder wordt het presenteren nog iets waar ik op moet letten, omdat ik nu mijn ideeën in mijn eentje moet gaan presenteren. Dit houdt in dat ik de enige ben die het uit kan leggen, wat voorheen wel vaker een probleem is geweest</w:t>
      </w:r>
      <w:r w:rsidR="2FA7E609" w:rsidRPr="000230A8">
        <w:t xml:space="preserve"> bij mij.</w:t>
      </w:r>
      <w:r w:rsidR="7BE7FD55" w:rsidRPr="000230A8">
        <w:t xml:space="preserve"> Om dit te voorkomen zal ik dus </w:t>
      </w:r>
      <w:r w:rsidR="22473D38" w:rsidRPr="000230A8">
        <w:t xml:space="preserve">extra voorbereiden en nadenken over hoe ik het over ga brengen. Hiervoor zal ik meer plaatjes gebruiken, omdat </w:t>
      </w:r>
      <w:r w:rsidR="7D5C4A25" w:rsidRPr="000230A8">
        <w:t>ik tijdens mijn vorige projecten geleerd heb dat die mij erg helpen om iets over te brengen.</w:t>
      </w:r>
      <w:r w:rsidRPr="000230A8">
        <w:t xml:space="preserve"> </w:t>
      </w:r>
    </w:p>
    <w:p w14:paraId="57B1CC1B" w14:textId="77777777" w:rsidR="00205F53" w:rsidRPr="000230A8" w:rsidRDefault="00205F53" w:rsidP="00205F53"/>
    <w:p w14:paraId="44035469" w14:textId="77777777" w:rsidR="00205F53" w:rsidRPr="000230A8" w:rsidRDefault="00205F53" w:rsidP="00205F53"/>
    <w:p w14:paraId="5DABAB6B" w14:textId="77777777" w:rsidR="00D30039" w:rsidRPr="000230A8" w:rsidRDefault="00D30039" w:rsidP="06FF7FA3">
      <w:pPr>
        <w:rPr>
          <w:rFonts w:ascii="Arial Narrow" w:hAnsi="Arial Narrow"/>
          <w:b/>
          <w:bCs/>
          <w:caps/>
          <w:sz w:val="28"/>
          <w:szCs w:val="28"/>
        </w:rPr>
      </w:pPr>
      <w:r w:rsidRPr="000230A8">
        <w:br w:type="page"/>
      </w:r>
    </w:p>
    <w:p w14:paraId="663A0DC0" w14:textId="4F3FCD16" w:rsidR="002052D0" w:rsidRPr="000230A8" w:rsidRDefault="69C33DD4" w:rsidP="002052D0">
      <w:pPr>
        <w:pStyle w:val="Heading1"/>
        <w:rPr>
          <w:noProof/>
        </w:rPr>
      </w:pPr>
      <w:bookmarkStart w:id="82" w:name="_Toc190692378"/>
      <w:r w:rsidRPr="000230A8">
        <w:rPr>
          <w:noProof/>
        </w:rPr>
        <w:lastRenderedPageBreak/>
        <w:t>TIJDLIJN</w:t>
      </w:r>
      <w:bookmarkEnd w:id="82"/>
    </w:p>
    <w:p w14:paraId="6F5DD9F2" w14:textId="77777777" w:rsidR="00E557CB" w:rsidRPr="000230A8" w:rsidRDefault="00E557CB" w:rsidP="00E557CB"/>
    <w:p w14:paraId="62FA124C" w14:textId="60167AC9" w:rsidR="399BA6BA" w:rsidRPr="000230A8" w:rsidRDefault="399BA6BA" w:rsidP="6F1FE585">
      <w:r w:rsidRPr="000230A8">
        <w:t>In dit hoofdstuk wordt behandeld wanneer ik verwacht aan mijn leerdoelen te werken.</w:t>
      </w:r>
    </w:p>
    <w:p w14:paraId="49441044" w14:textId="5A5A694B" w:rsidR="2F216096" w:rsidRPr="000230A8" w:rsidRDefault="2F216096">
      <w:r w:rsidRPr="000230A8">
        <w:t>Allereerst zi</w:t>
      </w:r>
      <w:r w:rsidR="63554E7A" w:rsidRPr="000230A8">
        <w:t>jn</w:t>
      </w:r>
      <w:r w:rsidRPr="000230A8">
        <w:t xml:space="preserve"> hieronder de stagedoelen in de volgorde van wanneer </w:t>
      </w:r>
      <w:r w:rsidR="10C24BAF" w:rsidRPr="000230A8">
        <w:t xml:space="preserve">ik verwacht dat </w:t>
      </w:r>
      <w:r w:rsidRPr="000230A8">
        <w:t>ze aan bod komen</w:t>
      </w:r>
      <w:r w:rsidR="00447DA1">
        <w:t>.</w:t>
      </w:r>
    </w:p>
    <w:p w14:paraId="5F8A81AC" w14:textId="615AB26E" w:rsidR="6A3D0F93" w:rsidRPr="000230A8" w:rsidRDefault="6A3D0F93">
      <w:r w:rsidRPr="00FB3124">
        <w:rPr>
          <w:b/>
          <w:bCs/>
        </w:rPr>
        <w:t xml:space="preserve">    Stagedoel 2</w:t>
      </w:r>
      <w:r w:rsidRPr="000230A8">
        <w:t xml:space="preserve">: Analyse veelgebruikte </w:t>
      </w:r>
      <w:r w:rsidR="0E097B56" w:rsidRPr="000230A8">
        <w:t xml:space="preserve">eenheden </w:t>
      </w:r>
      <w:r w:rsidRPr="000230A8">
        <w:t>binnen Inspiro</w:t>
      </w:r>
    </w:p>
    <w:p w14:paraId="0F8FF262" w14:textId="06AEDA82" w:rsidR="0DF9A905" w:rsidRPr="000230A8" w:rsidRDefault="0DF9A905">
      <w:r w:rsidRPr="00FB3124">
        <w:rPr>
          <w:b/>
          <w:bCs/>
        </w:rPr>
        <w:t xml:space="preserve">    Stagedoel 5 (PS)</w:t>
      </w:r>
      <w:r w:rsidRPr="000230A8">
        <w:t>: Onderzoek library</w:t>
      </w:r>
    </w:p>
    <w:p w14:paraId="73D503DF" w14:textId="59B51D2B" w:rsidR="26D61E58" w:rsidRPr="000230A8" w:rsidRDefault="75940AFA" w:rsidP="6F1FE585">
      <w:r w:rsidRPr="00FB3124">
        <w:rPr>
          <w:b/>
          <w:bCs/>
        </w:rPr>
        <w:t xml:space="preserve">    Stagedoel 1</w:t>
      </w:r>
      <w:r w:rsidRPr="000230A8">
        <w:t>: Advies over eenheden library</w:t>
      </w:r>
    </w:p>
    <w:p w14:paraId="17CAD001" w14:textId="51254031" w:rsidR="26D61E58" w:rsidRPr="000230A8" w:rsidRDefault="75940AFA" w:rsidP="6F1FE585">
      <w:r w:rsidRPr="00FB3124">
        <w:rPr>
          <w:b/>
          <w:bCs/>
        </w:rPr>
        <w:t xml:space="preserve">    Stagedoel 3</w:t>
      </w:r>
      <w:r w:rsidRPr="000230A8">
        <w:t>: Integratie library in bestaand ontwerp</w:t>
      </w:r>
    </w:p>
    <w:p w14:paraId="2B8E432F" w14:textId="6AFD22AF" w:rsidR="00E356A4" w:rsidRPr="0042697D" w:rsidRDefault="75940AFA">
      <w:pPr>
        <w:rPr>
          <w:lang w:val="en-US"/>
        </w:rPr>
      </w:pPr>
      <w:r w:rsidRPr="000230A8">
        <w:t xml:space="preserve">    </w:t>
      </w:r>
      <w:r w:rsidRPr="16CFA3A0">
        <w:rPr>
          <w:b/>
        </w:rPr>
        <w:t>Stagedoel 4</w:t>
      </w:r>
      <w:r>
        <w:t xml:space="preserve">: </w:t>
      </w:r>
      <w:r w:rsidR="00C53F0E">
        <w:t>Unittesten van library in example</w:t>
      </w:r>
    </w:p>
    <w:p w14:paraId="6896E31A" w14:textId="77777777" w:rsidR="00C53F0E" w:rsidRPr="0042697D" w:rsidRDefault="00C53F0E">
      <w:pPr>
        <w:rPr>
          <w:lang w:val="en-US"/>
        </w:rPr>
      </w:pPr>
    </w:p>
    <w:p w14:paraId="0EA22AF9" w14:textId="68E6D753" w:rsidR="633B6821" w:rsidRDefault="633B6821">
      <w:r w:rsidRPr="000230A8">
        <w:t>Hierbij is het idee dat er eerst geanalyseerd wordt wat de criteria zijn, waaronder dus de ve</w:t>
      </w:r>
      <w:r w:rsidR="5BB7DEDA" w:rsidRPr="000230A8">
        <w:t>elgebruikte eenheden.</w:t>
      </w:r>
      <w:r w:rsidR="11960EBB" w:rsidRPr="000230A8">
        <w:t xml:space="preserve"> Daarna wordt het onderzoek uitgevoerd</w:t>
      </w:r>
      <w:r w:rsidR="26F118D6" w:rsidRPr="000230A8">
        <w:t xml:space="preserve"> </w:t>
      </w:r>
      <w:r w:rsidR="7A9927C7" w:rsidRPr="000230A8">
        <w:t xml:space="preserve">en </w:t>
      </w:r>
      <w:r w:rsidR="310CA8D9" w:rsidRPr="000230A8">
        <w:t xml:space="preserve">uiteindelijk </w:t>
      </w:r>
      <w:r w:rsidR="11960EBB" w:rsidRPr="000230A8">
        <w:t xml:space="preserve">kan er een advies gegeven worden over </w:t>
      </w:r>
      <w:r w:rsidR="08136BCF" w:rsidRPr="000230A8">
        <w:t xml:space="preserve">de meest geschikte </w:t>
      </w:r>
      <w:r w:rsidR="11960EBB" w:rsidRPr="000230A8">
        <w:t xml:space="preserve">library. Als het advies goedgekeurd is kan deze library toegevoegd worden aan een </w:t>
      </w:r>
      <w:r w:rsidR="18D416CB" w:rsidRPr="000230A8">
        <w:t xml:space="preserve">stukje voorbeeldcode, waar </w:t>
      </w:r>
      <w:r w:rsidR="6073ED4D" w:rsidRPr="000230A8">
        <w:t xml:space="preserve">het </w:t>
      </w:r>
      <w:r w:rsidR="18D416CB" w:rsidRPr="000230A8">
        <w:t xml:space="preserve">dus geïntegreerd zal worden. Als laatste zal dit voorbeeld nog getest worden </w:t>
      </w:r>
      <w:r w:rsidR="7EC06472" w:rsidRPr="000230A8">
        <w:t xml:space="preserve">met </w:t>
      </w:r>
      <w:r w:rsidR="00C53F0E">
        <w:t>unittests</w:t>
      </w:r>
      <w:r w:rsidR="7EC06472" w:rsidRPr="000230A8">
        <w:t>.</w:t>
      </w:r>
    </w:p>
    <w:p w14:paraId="45194DEA" w14:textId="77777777" w:rsidR="003A456B" w:rsidRPr="000230A8" w:rsidRDefault="003A456B"/>
    <w:p w14:paraId="0DC65972" w14:textId="0E43478C" w:rsidR="0D9DC077" w:rsidRPr="000230A8" w:rsidRDefault="0D9DC077">
      <w:r w:rsidRPr="000230A8">
        <w:t>Het laatste stagedoel is een</w:t>
      </w:r>
      <w:r w:rsidR="44503AF8" w:rsidRPr="000230A8">
        <w:t xml:space="preserve"> persoonlijk doel</w:t>
      </w:r>
      <w:r w:rsidR="69FDF7FC" w:rsidRPr="000230A8">
        <w:t xml:space="preserve"> </w:t>
      </w:r>
      <w:r w:rsidR="44503AF8" w:rsidRPr="000230A8">
        <w:t xml:space="preserve">waar ik het hele project aan werk, dus </w:t>
      </w:r>
      <w:r w:rsidR="413FACF6" w:rsidRPr="000230A8">
        <w:t>hier is geen volgorde aan toe te kennen</w:t>
      </w:r>
      <w:r w:rsidR="37C17CB8" w:rsidRPr="000230A8">
        <w:t>, omdat ik er altijd op moet letten</w:t>
      </w:r>
      <w:r w:rsidR="413FACF6" w:rsidRPr="000230A8">
        <w:t>.</w:t>
      </w:r>
      <w:r w:rsidR="4789CDD3" w:rsidRPr="000230A8">
        <w:t xml:space="preserve"> Dit is namelijk:</w:t>
      </w:r>
    </w:p>
    <w:p w14:paraId="5D3CF604" w14:textId="5D717483" w:rsidR="007B37A7" w:rsidRDefault="26D61E58" w:rsidP="6F1FE585">
      <w:r w:rsidRPr="00FB3124">
        <w:rPr>
          <w:b/>
          <w:bCs/>
        </w:rPr>
        <w:t xml:space="preserve">    Stagedoel 6 (PS)</w:t>
      </w:r>
      <w:r w:rsidRPr="000230A8">
        <w:t>: Doelgericht interacteren</w:t>
      </w:r>
      <w:r w:rsidR="00A610D0">
        <w:br/>
        <w:t>Stagedoel 5 is ook een persoonlijk doel, maar dit doel loopt zolang het onderzoek loopt en dus</w:t>
      </w:r>
      <w:r w:rsidR="006D268D">
        <w:t xml:space="preserve"> in tegenstelling tot stagedoel 6</w:t>
      </w:r>
      <w:r w:rsidR="00A610D0">
        <w:t xml:space="preserve"> niet het volledige project.</w:t>
      </w:r>
      <w:r w:rsidR="00FB3124">
        <w:br/>
      </w:r>
      <w:r w:rsidR="0056274D">
        <w:br/>
      </w:r>
      <w:r w:rsidR="0056274D" w:rsidRPr="0056274D">
        <w:t xml:space="preserve">In Show &amp; Tell 1 </w:t>
      </w:r>
      <w:r w:rsidR="001D615D">
        <w:t xml:space="preserve">wil ik </w:t>
      </w:r>
      <w:r w:rsidR="0056274D" w:rsidRPr="0056274D">
        <w:t xml:space="preserve">een afgeronde analyse van de </w:t>
      </w:r>
      <w:r w:rsidR="003A0DAD">
        <w:t>veelgebruikte</w:t>
      </w:r>
      <w:r w:rsidR="0056274D" w:rsidRPr="0056274D">
        <w:t xml:space="preserve"> eenheden (</w:t>
      </w:r>
      <w:r w:rsidR="0056274D" w:rsidRPr="00274976">
        <w:rPr>
          <w:b/>
          <w:bCs/>
        </w:rPr>
        <w:t>stagedoel 2</w:t>
      </w:r>
      <w:r w:rsidR="0056274D" w:rsidRPr="0056274D">
        <w:t xml:space="preserve">) en een </w:t>
      </w:r>
      <w:r w:rsidR="00D15E8F">
        <w:t xml:space="preserve">afgerond </w:t>
      </w:r>
      <w:r w:rsidR="0056274D" w:rsidRPr="0056274D">
        <w:t>systematisch</w:t>
      </w:r>
      <w:r w:rsidR="00002E86">
        <w:t xml:space="preserve"> onderzoek</w:t>
      </w:r>
      <w:r w:rsidR="0056274D" w:rsidRPr="0056274D">
        <w:t xml:space="preserve"> </w:t>
      </w:r>
      <w:r w:rsidR="00002E86">
        <w:t>naar</w:t>
      </w:r>
      <w:r w:rsidR="0056274D" w:rsidRPr="0056274D">
        <w:t xml:space="preserve"> libraries</w:t>
      </w:r>
      <w:r w:rsidR="002C4EDC">
        <w:t xml:space="preserve"> inclusief een reflectie op dit onderzoek</w:t>
      </w:r>
      <w:r w:rsidR="0056274D" w:rsidRPr="0056274D">
        <w:t xml:space="preserve"> </w:t>
      </w:r>
      <w:r w:rsidR="0056274D" w:rsidRPr="00274976">
        <w:rPr>
          <w:b/>
          <w:bCs/>
        </w:rPr>
        <w:t>(stagedoel 5</w:t>
      </w:r>
      <w:r w:rsidR="0056274D" w:rsidRPr="0056274D">
        <w:t>)</w:t>
      </w:r>
      <w:r w:rsidR="001D615D">
        <w:t xml:space="preserve"> presenteren.</w:t>
      </w:r>
      <w:r w:rsidR="00FC0DD8">
        <w:t xml:space="preserve"> Verder wil ik </w:t>
      </w:r>
      <w:r w:rsidR="00290F54">
        <w:t xml:space="preserve">dan </w:t>
      </w:r>
      <w:r w:rsidR="00FC0DD8">
        <w:t xml:space="preserve">de huidige leerpunten en status van doelgericht interacteren (stagedoel 6) </w:t>
      </w:r>
      <w:r w:rsidR="00807374">
        <w:t>presenteren</w:t>
      </w:r>
      <w:r w:rsidR="00AB7F0F">
        <w:t xml:space="preserve">, maar ook waar ik verwacht in de periode </w:t>
      </w:r>
      <w:r w:rsidR="00AC3B9C">
        <w:t xml:space="preserve">tussen Show &amp; Tell 1 en Show &amp; Tell 2 </w:t>
      </w:r>
      <w:r w:rsidR="00AB7F0F">
        <w:t>nog aan te werken</w:t>
      </w:r>
      <w:r w:rsidR="00807374">
        <w:t>.</w:t>
      </w:r>
    </w:p>
    <w:p w14:paraId="287DDB9B" w14:textId="77777777" w:rsidR="002300C3" w:rsidRDefault="002300C3" w:rsidP="6F1FE585"/>
    <w:p w14:paraId="0C026E30" w14:textId="0C4B4449" w:rsidR="001C3C12" w:rsidRDefault="002300C3" w:rsidP="001C3C12">
      <w:r>
        <w:t xml:space="preserve">In Show &amp; Tell 2 wil ik </w:t>
      </w:r>
      <w:r w:rsidR="00347C6A">
        <w:t xml:space="preserve">een afgerond advies </w:t>
      </w:r>
      <w:r w:rsidR="00347C6A" w:rsidRPr="00274976">
        <w:rPr>
          <w:b/>
          <w:bCs/>
        </w:rPr>
        <w:t>(stagedoel 1</w:t>
      </w:r>
      <w:r w:rsidR="00347C6A">
        <w:t xml:space="preserve">) en een afgeronde example </w:t>
      </w:r>
      <w:r w:rsidR="001C3C12">
        <w:t xml:space="preserve">met geïntegreerde library </w:t>
      </w:r>
      <w:r w:rsidR="00347C6A">
        <w:t>presenteren (</w:t>
      </w:r>
      <w:r w:rsidR="00347C6A" w:rsidRPr="00274976">
        <w:rPr>
          <w:b/>
          <w:bCs/>
        </w:rPr>
        <w:t>stagedoel 3</w:t>
      </w:r>
      <w:r w:rsidR="00347C6A">
        <w:t>)</w:t>
      </w:r>
      <w:r w:rsidR="001C3C12">
        <w:t>. Verder wil ik weer de huidige leerpunten en</w:t>
      </w:r>
      <w:r w:rsidR="00841899">
        <w:t xml:space="preserve"> de</w:t>
      </w:r>
      <w:r w:rsidR="001C3C12">
        <w:t xml:space="preserve"> status van doelgericht interacteren </w:t>
      </w:r>
      <w:r w:rsidR="001C3C12" w:rsidRPr="00274976">
        <w:rPr>
          <w:b/>
          <w:bCs/>
        </w:rPr>
        <w:t>(stagedoel 6</w:t>
      </w:r>
      <w:r w:rsidR="001C3C12">
        <w:t xml:space="preserve">) presenteren, maar ook </w:t>
      </w:r>
      <w:r w:rsidR="00252C32">
        <w:t>wat</w:t>
      </w:r>
      <w:r w:rsidR="001C3C12">
        <w:t xml:space="preserve"> ik in de periode tussen Show &amp; Tell 2 en het eind van het project nog </w:t>
      </w:r>
      <w:r w:rsidR="00252C32">
        <w:t>wil leren</w:t>
      </w:r>
      <w:r w:rsidR="001C3C12">
        <w:t>.</w:t>
      </w:r>
    </w:p>
    <w:p w14:paraId="71631B7D" w14:textId="77777777" w:rsidR="001C3C12" w:rsidRDefault="001C3C12" w:rsidP="6F1FE585"/>
    <w:p w14:paraId="0043D0C6" w14:textId="57C75101" w:rsidR="001C3C12" w:rsidRDefault="008363AB" w:rsidP="6F1FE585">
      <w:r>
        <w:t>In Show &amp; Tell 3</w:t>
      </w:r>
      <w:r w:rsidR="00EA172E">
        <w:t xml:space="preserve"> (</w:t>
      </w:r>
      <w:r>
        <w:t>de eindpresentatie</w:t>
      </w:r>
      <w:r w:rsidR="00EA172E">
        <w:t>)</w:t>
      </w:r>
      <w:r>
        <w:t xml:space="preserve"> wil ik de afgeronde unittest</w:t>
      </w:r>
      <w:r w:rsidR="002C4EDC">
        <w:t>s (</w:t>
      </w:r>
      <w:r w:rsidR="002C4EDC" w:rsidRPr="00E27B9D">
        <w:rPr>
          <w:b/>
          <w:bCs/>
        </w:rPr>
        <w:t>stagedoel 4</w:t>
      </w:r>
      <w:r w:rsidR="002C4EDC">
        <w:t>) presenteren</w:t>
      </w:r>
      <w:r w:rsidR="008919E8">
        <w:t>, samen met</w:t>
      </w:r>
      <w:r w:rsidR="004B5BA6">
        <w:t xml:space="preserve"> een reflectie op </w:t>
      </w:r>
      <w:r w:rsidR="004B5BA6" w:rsidRPr="00246CB9">
        <w:rPr>
          <w:b/>
          <w:bCs/>
        </w:rPr>
        <w:t>leerdoel 6</w:t>
      </w:r>
      <w:r w:rsidR="004B5BA6">
        <w:t>.</w:t>
      </w:r>
      <w:r w:rsidR="00177E4B">
        <w:t xml:space="preserve"> Hier behandel ik kort de reflectie van </w:t>
      </w:r>
      <w:r w:rsidR="00177E4B" w:rsidRPr="00E27B9D">
        <w:rPr>
          <w:b/>
          <w:bCs/>
        </w:rPr>
        <w:t>leerdoel 5</w:t>
      </w:r>
      <w:r w:rsidR="00177E4B">
        <w:t xml:space="preserve"> ook nog even als herhaling.</w:t>
      </w:r>
      <w:r w:rsidR="004B5BA6">
        <w:t xml:space="preserve"> </w:t>
      </w:r>
    </w:p>
    <w:p w14:paraId="79395947" w14:textId="77777777" w:rsidR="007B37A7" w:rsidRDefault="007B37A7" w:rsidP="6F1FE585"/>
    <w:p w14:paraId="62328F50" w14:textId="77777777" w:rsidR="007B37A7" w:rsidRPr="000230A8" w:rsidRDefault="007B37A7" w:rsidP="6F1FE585"/>
    <w:p w14:paraId="0B9BE12A" w14:textId="6E8598D7" w:rsidR="6F1FE585" w:rsidRPr="000230A8" w:rsidRDefault="5FEE96A2" w:rsidP="06FF7FA3">
      <w:pPr>
        <w:pStyle w:val="Heading1"/>
        <w:rPr>
          <w:noProof/>
        </w:rPr>
      </w:pPr>
      <w:bookmarkStart w:id="83" w:name="_Toc190692379"/>
      <w:r w:rsidRPr="000230A8">
        <w:rPr>
          <w:noProof/>
        </w:rPr>
        <w:lastRenderedPageBreak/>
        <w:t>Bronnen</w:t>
      </w:r>
      <w:bookmarkEnd w:id="83"/>
    </w:p>
    <w:p w14:paraId="69CE5389" w14:textId="2EE129F0" w:rsidR="6F1FE585" w:rsidRPr="000230A8" w:rsidRDefault="76211080" w:rsidP="06FF7FA3">
      <w:hyperlink r:id="rId22">
        <w:r w:rsidRPr="000230A8">
          <w:rPr>
            <w:rStyle w:val="Hyperlink"/>
            <w:rFonts w:ascii="Arial" w:hAnsi="Arial"/>
          </w:rPr>
          <w:t>HBO-i Kubus per profiel uitwerking v4.xlsx</w:t>
        </w:r>
      </w:hyperlink>
    </w:p>
    <w:p w14:paraId="318C35F5" w14:textId="1D7DF4AC" w:rsidR="00844E0A" w:rsidRPr="000230A8" w:rsidRDefault="00037EEB" w:rsidP="06FF7FA3">
      <w:r w:rsidRPr="000230A8">
        <w:rPr>
          <w:noProof/>
        </w:rPr>
        <mc:AlternateContent>
          <mc:Choice Requires="wpg">
            <w:drawing>
              <wp:anchor distT="0" distB="0" distL="114300" distR="114300" simplePos="0" relativeHeight="251658240" behindDoc="0" locked="1" layoutInCell="1" allowOverlap="1" wp14:anchorId="3BE10B7F" wp14:editId="311D4FF5">
                <wp:simplePos x="0" y="0"/>
                <wp:positionH relativeFrom="page">
                  <wp:posOffset>0</wp:posOffset>
                </wp:positionH>
                <wp:positionV relativeFrom="page">
                  <wp:posOffset>0</wp:posOffset>
                </wp:positionV>
                <wp:extent cx="7570800" cy="10677600"/>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800" cy="10677600"/>
                          <a:chOff x="0" y="0"/>
                          <a:chExt cx="7572375" cy="10677525"/>
                        </a:xfrm>
                      </wpg:grpSpPr>
                      <pic:pic xmlns:pic="http://schemas.openxmlformats.org/drawingml/2006/picture">
                        <pic:nvPicPr>
                          <pic:cNvPr id="1" name="Afbeelding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60B67B2">
              <v:group id="Groep 4" style="position:absolute;margin-left:0;margin-top:0;width:596.15pt;height:840.75pt;z-index:251658240;mso-position-horizontal-relative:page;mso-position-vertical-relative:page;mso-width-relative:margin;mso-height-relative:margin" coordsize="75723,106775" o:spid="_x0000_s1026" w14:anchorId="6DD8B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 style="position:absolute;left:20478;top:39433;width:34557;height:2235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">
                  <v:imagedata o:title="" r:id="rId25"/>
                </v:shape>
                <v:rect id="Rechthoek 2" style="position:absolute;width:75723;height:9715;visibility:visible;mso-wrap-style:square;v-text-anchor:middle" o:spid="_x0000_s1028" fillcolor="white [320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v:rect id="Rechthoek 3" style="position:absolute;top:97059;width:75723;height:9716;visibility:visible;mso-wrap-style:square;v-text-anchor:middle" o:spid="_x0000_s1029" fillcolor="white [320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"/>
                <w10:wrap anchorx="page" anchory="page"/>
                <w10:anchorlock/>
              </v:group>
            </w:pict>
          </mc:Fallback>
        </mc:AlternateContent>
      </w:r>
      <w:r>
        <w:br w:type="page"/>
      </w:r>
    </w:p>
    <w:p w14:paraId="468517D7" w14:textId="4F557FF0" w:rsidR="00844E0A" w:rsidRPr="000230A8" w:rsidRDefault="00844E0A" w:rsidP="06FF7FA3"/>
    <w:sectPr w:rsidR="00844E0A" w:rsidRPr="000230A8" w:rsidSect="00B32F84">
      <w:headerReference w:type="default" r:id="rId26"/>
      <w:footerReference w:type="default" r:id="rId27"/>
      <w:pgSz w:w="11906" w:h="16838" w:code="9"/>
      <w:pgMar w:top="2268" w:right="1361" w:bottom="1418" w:left="1361" w:header="709" w:footer="567"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oen Beekman | Inspiro" w:date="2025-02-05T17:47:00Z" w:initials="JB">
    <w:p w14:paraId="7ACABC2F" w14:textId="77777777" w:rsidR="00EE1D0C" w:rsidRPr="000230A8" w:rsidRDefault="00EE1D0C" w:rsidP="00EE1D0C">
      <w:pPr>
        <w:pStyle w:val="CommentText"/>
      </w:pPr>
      <w:r w:rsidRPr="000230A8">
        <w:rPr>
          <w:rStyle w:val="CommentReference"/>
        </w:rPr>
        <w:annotationRef/>
      </w:r>
      <w:r w:rsidRPr="000230A8">
        <w:t xml:space="preserve">Algemeen: Ik zie meteen een enorme verandering in schrijfstijl, het is altijd moeilijk om een tweede, derde of nog veel vakere keren over een document te gaan dus goed om te zien dat je het zoverre al kan doorvoeren. </w:t>
      </w:r>
      <w:r w:rsidRPr="000230A8">
        <w:br/>
      </w:r>
    </w:p>
  </w:comment>
  <w:comment w:id="19" w:author="Jeroen Beekman | Inspiro" w:date="2025-02-17T12:00:00Z" w:initials="JB">
    <w:p w14:paraId="1367618A" w14:textId="77777777" w:rsidR="005D30A9" w:rsidRDefault="005D30A9" w:rsidP="005D30A9">
      <w:pPr>
        <w:pStyle w:val="CommentText"/>
      </w:pPr>
      <w:r>
        <w:rPr>
          <w:rStyle w:val="CommentReference"/>
        </w:rPr>
        <w:annotationRef/>
      </w:r>
      <w:r>
        <w:t>Nee hoor, wij maken vooral producten voor ander ebedrijven, die komen natuurlijk tot stand door onze enorme brede kennis en ervaring. Vaak kunnen we de klant hiermee verder helpen dan alleen ‘maar” met het product</w:t>
      </w:r>
    </w:p>
  </w:comment>
  <w:comment w:id="20" w:author="Lars van Duijnhoven | Inspiro" w:date="2025-02-06T09:09:00Z" w:initials="Lv">
    <w:p w14:paraId="76677284" w14:textId="104B5F70" w:rsidR="00AA1706" w:rsidRPr="000230A8" w:rsidRDefault="00AA1706" w:rsidP="00AA1706">
      <w:pPr>
        <w:pStyle w:val="CommentText"/>
      </w:pPr>
      <w:r w:rsidRPr="000230A8">
        <w:rPr>
          <w:rStyle w:val="CommentReference"/>
        </w:rPr>
        <w:annotationRef/>
      </w:r>
      <w:r w:rsidRPr="000230A8">
        <w:fldChar w:fldCharType="begin"/>
      </w:r>
      <w:r w:rsidRPr="000230A8">
        <w:instrText>HYPERLINK "mailto:jeroen.beekman@inspiro.nl"</w:instrText>
      </w:r>
      <w:bookmarkStart w:id="21" w:name="_@_2846D5F28D114ED7BCD9FC13B78D2417Z"/>
      <w:r w:rsidRPr="000230A8">
        <w:fldChar w:fldCharType="separate"/>
      </w:r>
      <w:bookmarkEnd w:id="21"/>
      <w:r w:rsidRPr="000230A8">
        <w:rPr>
          <w:rStyle w:val="Mention"/>
        </w:rPr>
        <w:t>@Jeroen Beekman | Inspiro</w:t>
      </w:r>
      <w:r w:rsidRPr="000230A8">
        <w:fldChar w:fldCharType="end"/>
      </w:r>
      <w:r w:rsidRPr="000230A8">
        <w:t xml:space="preserve"> Ik heb het desbetreffende bedrijf nu weggehaald, de volgende keer zal ik er beter op letten. Ik wist niet dat dit zo streng was.</w:t>
      </w:r>
    </w:p>
  </w:comment>
  <w:comment w:id="24" w:author="Jeroen Beekman | Inspiro" w:date="2025-02-10T13:36:00Z" w:initials="JI">
    <w:p w14:paraId="2AFD87AF" w14:textId="4150F8D3" w:rsidR="00C14D9B" w:rsidRPr="000230A8" w:rsidRDefault="007327CA">
      <w:pPr>
        <w:pStyle w:val="CommentText"/>
      </w:pPr>
      <w:r w:rsidRPr="000230A8">
        <w:rPr>
          <w:rStyle w:val="CommentReference"/>
        </w:rPr>
        <w:annotationRef/>
      </w:r>
      <w:r w:rsidRPr="000230A8">
        <w:t>Deze kun je verder toelichten om je docentbegeleider gerust te stellen. beschrijf ook de verbanden waarin je werkt, met wie je te maken krijgt voor integraties. dat je een product owner hebt als losstaand persoon. dit geeft veel meer beeld van het team waarin je gaat draaien.</w:t>
      </w:r>
    </w:p>
  </w:comment>
  <w:comment w:id="25" w:author="Jeroen Beekman | Inspiro" w:date="2025-02-10T13:37:00Z" w:initials="JI">
    <w:p w14:paraId="3BC98A63" w14:textId="42F5FDF7" w:rsidR="00C14D9B" w:rsidRPr="000230A8" w:rsidRDefault="007327CA">
      <w:pPr>
        <w:pStyle w:val="CommentText"/>
      </w:pPr>
      <w:r w:rsidRPr="000230A8">
        <w:rPr>
          <w:rStyle w:val="CommentReference"/>
        </w:rPr>
        <w:annotationRef/>
      </w:r>
      <w:r w:rsidRPr="000230A8">
        <w:t>Ook SCB beschrijven</w:t>
      </w:r>
    </w:p>
  </w:comment>
  <w:comment w:id="26" w:author="Jeroen Beekman | Inspiro" w:date="2025-02-17T12:01:00Z" w:initials="JB">
    <w:p w14:paraId="398D907D" w14:textId="77777777" w:rsidR="004E7238" w:rsidRDefault="004E7238" w:rsidP="004E7238">
      <w:pPr>
        <w:pStyle w:val="CommentText"/>
      </w:pPr>
      <w:r>
        <w:rPr>
          <w:rStyle w:val="CommentReference"/>
        </w:rPr>
        <w:annotationRef/>
      </w:r>
      <w:r>
        <w:t>Erg “verhalend” geschreven zo</w:t>
      </w:r>
    </w:p>
  </w:comment>
  <w:comment w:id="28" w:author="Jeroen Beekman | Inspiro" w:date="2025-02-05T17:40:00Z" w:initials="JB">
    <w:p w14:paraId="52D17B2B" w14:textId="2CD2C702" w:rsidR="001776E0" w:rsidRPr="000230A8" w:rsidRDefault="001776E0" w:rsidP="001776E0">
      <w:pPr>
        <w:pStyle w:val="CommentText"/>
      </w:pPr>
      <w:r w:rsidRPr="000230A8">
        <w:rPr>
          <w:rStyle w:val="CommentReference"/>
        </w:rPr>
        <w:annotationRef/>
      </w:r>
      <w:r w:rsidRPr="000230A8">
        <w:t>Onze vaste voorkeur is scrum, echter indien een klant/opdrachtgever een eigen organisatie met ontwikkeling heeft. Dan passen we ons aan</w:t>
      </w:r>
    </w:p>
  </w:comment>
  <w:comment w:id="29" w:author="Jeroen Beekman | Inspiro" w:date="2025-02-05T17:42:00Z" w:initials="JB">
    <w:p w14:paraId="2AD82877" w14:textId="77777777" w:rsidR="00C544FE" w:rsidRPr="000230A8" w:rsidRDefault="00C544FE" w:rsidP="00C544FE">
      <w:pPr>
        <w:pStyle w:val="CommentText"/>
      </w:pPr>
      <w:r w:rsidRPr="000230A8">
        <w:rPr>
          <w:rStyle w:val="CommentReference"/>
        </w:rPr>
        <w:annotationRef/>
      </w:r>
      <w:r w:rsidRPr="000230A8">
        <w:t>Welke overgang? Ik mis context</w:t>
      </w:r>
    </w:p>
  </w:comment>
  <w:comment w:id="30" w:author="Jeroen Beekman | Inspiro" w:date="2025-02-05T17:43:00Z" w:initials="JB">
    <w:p w14:paraId="37EDEFF1" w14:textId="77777777" w:rsidR="00E359D3" w:rsidRPr="000230A8" w:rsidRDefault="00E359D3" w:rsidP="00E359D3">
      <w:pPr>
        <w:pStyle w:val="CommentText"/>
      </w:pPr>
      <w:r w:rsidRPr="000230A8">
        <w:rPr>
          <w:rStyle w:val="CommentReference"/>
        </w:rPr>
        <w:annotationRef/>
      </w:r>
      <w:r w:rsidRPr="000230A8">
        <w:t>Onnodig engels, ennu ik denk dat je netwerkopslag bedoeld o.i.d. maar is uberhaupt niet relevant waar we het opslaan. Dat we eigen sjablonen hebben is wel interessant natuurlijk</w:t>
      </w:r>
    </w:p>
  </w:comment>
  <w:comment w:id="31" w:author="Jeroen Beekman | Inspiro" w:date="2025-02-05T17:41:00Z" w:initials="JB">
    <w:p w14:paraId="7817848B" w14:textId="52768ED0" w:rsidR="00C544FE" w:rsidRPr="000230A8" w:rsidRDefault="00C544FE" w:rsidP="00C544FE">
      <w:pPr>
        <w:pStyle w:val="CommentText"/>
      </w:pPr>
      <w:r w:rsidRPr="000230A8">
        <w:rPr>
          <w:rStyle w:val="CommentReference"/>
        </w:rPr>
        <w:annotationRef/>
      </w:r>
      <w:r w:rsidRPr="000230A8">
        <w:t>Volgens mij niet hoor</w:t>
      </w:r>
    </w:p>
  </w:comment>
  <w:comment w:id="34" w:author="Jeroen Beekman | Inspiro" w:date="2025-02-05T17:44:00Z" w:initials="JB">
    <w:p w14:paraId="3152E26E" w14:textId="77777777" w:rsidR="000E1570" w:rsidRPr="000230A8" w:rsidRDefault="000E1570" w:rsidP="000E1570">
      <w:pPr>
        <w:pStyle w:val="CommentText"/>
      </w:pPr>
      <w:r w:rsidRPr="000230A8">
        <w:rPr>
          <w:rStyle w:val="CommentReference"/>
        </w:rPr>
        <w:annotationRef/>
      </w:r>
      <w:r w:rsidRPr="000230A8">
        <w:t>In dit hoofdstuk worden de uitgewerkte stagedoelen beschreven die de stage tot een succes moeten begeleiden.  O.i.d. maar in ieder geval zou je hier de ‘ik” vorm nog achterwege kunnen laten</w:t>
      </w:r>
    </w:p>
  </w:comment>
  <w:comment w:id="35" w:author="Jeroen Beekman | Inspiro" w:date="2025-02-05T17:44:00Z" w:initials="JB">
    <w:p w14:paraId="1FAE7FFE" w14:textId="77777777" w:rsidR="000E1570" w:rsidRPr="000230A8" w:rsidRDefault="000E1570" w:rsidP="000E1570">
      <w:pPr>
        <w:pStyle w:val="CommentText"/>
      </w:pPr>
      <w:r w:rsidRPr="000230A8">
        <w:rPr>
          <w:rStyle w:val="CommentReference"/>
        </w:rPr>
        <w:annotationRef/>
      </w:r>
      <w:r w:rsidRPr="000230A8">
        <w:t>Software libraries</w:t>
      </w:r>
    </w:p>
  </w:comment>
  <w:comment w:id="36" w:author="Sander Smeenk | Inspiro" w:date="2025-02-07T13:47:00Z" w:initials="SI">
    <w:p w14:paraId="340E255E" w14:textId="71DF1ADD" w:rsidR="00797282" w:rsidRPr="000230A8" w:rsidRDefault="00797282">
      <w:pPr>
        <w:pStyle w:val="CommentText"/>
      </w:pPr>
      <w:r w:rsidRPr="000230A8">
        <w:rPr>
          <w:rStyle w:val="CommentReference"/>
        </w:rPr>
        <w:annotationRef/>
      </w:r>
      <w:r w:rsidRPr="000230A8">
        <w:t xml:space="preserve">Op internet staan is niet per se een requirement; als je binnen jou stage zelf een library kunt schrijven inclusief automatische testen, dan mag dat ook. </w:t>
      </w:r>
    </w:p>
  </w:comment>
  <w:comment w:id="37" w:author="Jeroen Beekman | Inspiro" w:date="2025-02-05T17:45:00Z" w:initials="JB">
    <w:p w14:paraId="57A7A5D8" w14:textId="77777777" w:rsidR="000E1570" w:rsidRPr="000230A8" w:rsidRDefault="000E1570" w:rsidP="000E1570">
      <w:pPr>
        <w:pStyle w:val="CommentText"/>
      </w:pPr>
      <w:r w:rsidRPr="000230A8">
        <w:rPr>
          <w:rStyle w:val="CommentReference"/>
        </w:rPr>
        <w:annotationRef/>
      </w:r>
      <w:r w:rsidRPr="000230A8">
        <w:t>Leg uit</w:t>
      </w:r>
    </w:p>
  </w:comment>
  <w:comment w:id="38" w:author="Jeroen Beekman | Inspiro" w:date="2025-02-17T12:04:00Z" w:initials="JB">
    <w:p w14:paraId="13BF9018" w14:textId="77777777" w:rsidR="005C4161" w:rsidRDefault="005C4161" w:rsidP="005C4161">
      <w:pPr>
        <w:pStyle w:val="CommentText"/>
      </w:pPr>
      <w:r>
        <w:rPr>
          <w:rStyle w:val="CommentReference"/>
        </w:rPr>
        <w:annotationRef/>
      </w:r>
      <w:r>
        <w:t xml:space="preserve">Ik zou dit hernoemen naar “een referentieproject” </w:t>
      </w:r>
    </w:p>
  </w:comment>
  <w:comment w:id="39" w:author="Jeroen Beekman | Inspiro" w:date="2025-02-17T12:05:00Z" w:initials="JB">
    <w:p w14:paraId="15E44DB1" w14:textId="77777777" w:rsidR="009326C2" w:rsidRDefault="009326C2" w:rsidP="009326C2">
      <w:pPr>
        <w:pStyle w:val="CommentText"/>
      </w:pPr>
      <w:r>
        <w:rPr>
          <w:rStyle w:val="CommentReference"/>
        </w:rPr>
        <w:annotationRef/>
      </w:r>
      <w:r>
        <w:t>Zonder “maar” natuurlijk, alsof het iets heel afwijkends is? Terwijl het juist heel normaal is</w:t>
      </w:r>
    </w:p>
  </w:comment>
  <w:comment w:id="40" w:author="Jeroen Beekman | Inspiro" w:date="2025-02-17T12:23:00Z" w:initials="JB">
    <w:p w14:paraId="4987BEC1" w14:textId="77777777" w:rsidR="005322B7" w:rsidRDefault="005322B7" w:rsidP="005322B7">
      <w:pPr>
        <w:pStyle w:val="CommentText"/>
      </w:pPr>
      <w:r>
        <w:rPr>
          <w:rStyle w:val="CommentReference"/>
        </w:rPr>
        <w:annotationRef/>
      </w:r>
      <w:r>
        <w:t>Wat doet deze toelichting hier, zou je die dan niet in het algemene hoofdstuk “stagedoelen” plaatsen?</w:t>
      </w:r>
    </w:p>
  </w:comment>
  <w:comment w:id="42" w:author="Jeroen Beekman | Inspiro" w:date="2025-02-05T17:45:00Z" w:initials="JB">
    <w:p w14:paraId="393FD1E5" w14:textId="5DE360C9" w:rsidR="000E1570" w:rsidRPr="000230A8" w:rsidRDefault="000E1570" w:rsidP="000E1570">
      <w:pPr>
        <w:pStyle w:val="CommentText"/>
      </w:pPr>
      <w:r w:rsidRPr="000230A8">
        <w:rPr>
          <w:rStyle w:val="CommentReference"/>
        </w:rPr>
        <w:annotationRef/>
      </w:r>
      <w:r w:rsidRPr="000230A8">
        <w:t>aanpassen</w:t>
      </w:r>
    </w:p>
  </w:comment>
  <w:comment w:id="43" w:author="Lars van Duijnhoven | Inspiro" w:date="2025-02-06T09:50:00Z" w:initials="Lv">
    <w:p w14:paraId="6E86842B" w14:textId="63E27E46" w:rsidR="00412CA8" w:rsidRPr="000230A8" w:rsidRDefault="00412CA8" w:rsidP="00412CA8">
      <w:pPr>
        <w:pStyle w:val="CommentText"/>
      </w:pPr>
      <w:r w:rsidRPr="000230A8">
        <w:rPr>
          <w:rStyle w:val="CommentReference"/>
        </w:rPr>
        <w:annotationRef/>
      </w:r>
      <w:r w:rsidRPr="000230A8">
        <w:fldChar w:fldCharType="begin"/>
      </w:r>
      <w:r w:rsidRPr="000230A8">
        <w:instrText>HYPERLINK "mailto:jeroen.beekman@inspiro.nl"</w:instrText>
      </w:r>
      <w:bookmarkStart w:id="44" w:name="_@_A72AC8F57A9E48C1B06BDFC320DA3386Z"/>
      <w:r w:rsidRPr="000230A8">
        <w:fldChar w:fldCharType="separate"/>
      </w:r>
      <w:bookmarkEnd w:id="44"/>
      <w:r w:rsidRPr="000230A8">
        <w:rPr>
          <w:rStyle w:val="Mention"/>
        </w:rPr>
        <w:t>@Jeroen Beekman | Inspiro</w:t>
      </w:r>
      <w:r w:rsidRPr="000230A8">
        <w:fldChar w:fldCharType="end"/>
      </w:r>
      <w:r w:rsidRPr="000230A8">
        <w:t xml:space="preserve"> Op welke manier?</w:t>
      </w:r>
    </w:p>
  </w:comment>
  <w:comment w:id="45" w:author="Jeroen Beekman | Inspiro" w:date="2025-02-05T17:46:00Z" w:initials="JB">
    <w:p w14:paraId="3754BDED" w14:textId="77777777" w:rsidR="00090A36" w:rsidRPr="000230A8" w:rsidRDefault="00090A36" w:rsidP="00090A36">
      <w:pPr>
        <w:pStyle w:val="CommentText"/>
      </w:pPr>
      <w:r w:rsidRPr="000230A8">
        <w:rPr>
          <w:rStyle w:val="CommentReference"/>
        </w:rPr>
        <w:annotationRef/>
      </w:r>
      <w:r w:rsidRPr="000230A8">
        <w:t>Als basis gaat gelden voor…. Ik neem aan dat je de zin af had willen maken</w:t>
      </w:r>
    </w:p>
  </w:comment>
  <w:comment w:id="46" w:author="Jeroen Beekman | Inspiro" w:date="2025-02-05T17:49:00Z" w:initials="JB">
    <w:p w14:paraId="6FD67E71" w14:textId="77777777" w:rsidR="00F148A7" w:rsidRPr="000230A8" w:rsidRDefault="00F148A7" w:rsidP="00F148A7">
      <w:pPr>
        <w:pStyle w:val="CommentText"/>
      </w:pPr>
      <w:r w:rsidRPr="000230A8">
        <w:rPr>
          <w:rStyle w:val="CommentReference"/>
        </w:rPr>
        <w:annotationRef/>
      </w:r>
      <w:r w:rsidRPr="000230A8">
        <w:t>Is dit de beste manier om je keuze te presenteren of te selecteren, misschien kan je naast cireria een aantal proeven doen met d elibraries en scores geven voor performance, inzetbaarheid (weinig/veel integratiewerk), testbaarheid (ingebouwde unit test ondersteuning?) etcetera</w:t>
      </w:r>
    </w:p>
  </w:comment>
  <w:comment w:id="47" w:author="Jeroen Beekman | Inspiro" w:date="2025-02-05T17:50:00Z" w:initials="JB">
    <w:p w14:paraId="05508A8B" w14:textId="77777777" w:rsidR="00F148A7" w:rsidRPr="000230A8" w:rsidRDefault="00F148A7" w:rsidP="00F148A7">
      <w:pPr>
        <w:pStyle w:val="CommentText"/>
      </w:pPr>
      <w:r w:rsidRPr="000230A8">
        <w:rPr>
          <w:rStyle w:val="CommentReference"/>
        </w:rPr>
        <w:annotationRef/>
      </w:r>
      <w:r w:rsidRPr="000230A8">
        <w:t>Prima om (hele) grote tabellen te maken om je interne beoordeling op te vormen, maar ik denk niet dat de opdrachtgever geinteresseerd is in 20 opties met elke 100 voor en tegens, eerder in een top 3 beschrijving?</w:t>
      </w:r>
    </w:p>
  </w:comment>
  <w:comment w:id="48" w:author="Lars van Duijnhoven | Inspiro" w:date="2025-02-06T10:14:00Z" w:initials="Lv">
    <w:p w14:paraId="7A14E6FB" w14:textId="77777777" w:rsidR="00AA3FF2" w:rsidRPr="000230A8" w:rsidRDefault="00AA3FF2" w:rsidP="00AA3FF2">
      <w:pPr>
        <w:pStyle w:val="CommentText"/>
      </w:pPr>
      <w:r w:rsidRPr="000230A8">
        <w:rPr>
          <w:rStyle w:val="CommentReference"/>
        </w:rPr>
        <w:annotationRef/>
      </w:r>
      <w:r w:rsidRPr="000230A8">
        <w:t>De tabel wordt documentatie, het advies wordt wat de opdrachtgever krijgt. Dit wordt 1 library, maar ik zal waarschijnlijk wel de runner-ups benoemen.</w:t>
      </w:r>
    </w:p>
  </w:comment>
  <w:comment w:id="49" w:author="Jeroen Beekman | Inspiro" w:date="2025-02-05T17:56:00Z" w:initials="JB">
    <w:p w14:paraId="1DC0E1D2" w14:textId="5FA1141D" w:rsidR="00414851" w:rsidRPr="000230A8" w:rsidRDefault="00414851" w:rsidP="00414851">
      <w:pPr>
        <w:pStyle w:val="CommentText"/>
      </w:pPr>
      <w:r w:rsidRPr="000230A8">
        <w:rPr>
          <w:rStyle w:val="CommentReference"/>
        </w:rPr>
        <w:annotationRef/>
      </w:r>
      <w:r w:rsidRPr="000230A8">
        <w:t>Ik zou deze herschrijven, iet sminder vaak het woord tevreden en iets minder school-achtig</w:t>
      </w:r>
      <w:r w:rsidRPr="000230A8">
        <w:br/>
        <w:t>wanneer ben je nou echt tevreden? En natuurlijk maakt het uit dat d eopdracht gever vind dat je waarde hebt toegeovogegd, maar is het niet veel belangrijker dat jij zelf terugkijkt op je stage en denkt wat te hebben teogevoegd en geleerd?</w:t>
      </w:r>
    </w:p>
  </w:comment>
  <w:comment w:id="50" w:author="Lars van Duijnhoven | Inspiro" w:date="2025-02-06T11:26:00Z" w:initials="Lv">
    <w:p w14:paraId="37DBF958" w14:textId="77777777" w:rsidR="00BD0704" w:rsidRPr="000230A8" w:rsidRDefault="00BD0704" w:rsidP="00BD0704">
      <w:pPr>
        <w:pStyle w:val="CommentText"/>
      </w:pPr>
      <w:r w:rsidRPr="000230A8">
        <w:rPr>
          <w:rStyle w:val="CommentReference"/>
        </w:rPr>
        <w:annotationRef/>
      </w:r>
      <w:r w:rsidRPr="000230A8">
        <w:t>Tevreden werd inderdaad te vaak gebruikt, nu heb ik het ook gescheiden in 2 delen van tevreden zijn. Goede opmerking</w:t>
      </w:r>
    </w:p>
  </w:comment>
  <w:comment w:id="52" w:author="Jeroen Beekman | Inspiro" w:date="2025-02-17T12:23:00Z" w:initials="JB">
    <w:p w14:paraId="73E36D60" w14:textId="77777777" w:rsidR="005F39D1" w:rsidRDefault="005F39D1" w:rsidP="005F39D1">
      <w:pPr>
        <w:pStyle w:val="CommentText"/>
      </w:pPr>
      <w:r>
        <w:rPr>
          <w:rStyle w:val="CommentReference"/>
        </w:rPr>
        <w:annotationRef/>
      </w:r>
      <w:r>
        <w:t>Controlleer dit hele doel even aan de hand van je notulen, volgens mij mis je vrijwel alle zaken die je hebt opgeschreven</w:t>
      </w:r>
    </w:p>
  </w:comment>
  <w:comment w:id="53" w:author="Jeroen Beekman | Inspiro" w:date="2025-02-05T17:52:00Z" w:initials="JB">
    <w:p w14:paraId="1D073241" w14:textId="1E6EF0CF" w:rsidR="00F148A7" w:rsidRPr="000230A8" w:rsidRDefault="00F148A7" w:rsidP="00F148A7">
      <w:pPr>
        <w:pStyle w:val="CommentText"/>
      </w:pPr>
      <w:r w:rsidRPr="000230A8">
        <w:rPr>
          <w:rStyle w:val="CommentReference"/>
        </w:rPr>
        <w:annotationRef/>
      </w:r>
      <w:r w:rsidRPr="000230A8">
        <w:t>Die ontbrekende hoofdletter en deze indeling, moet dat zo van de HAN? Anders zou ik zelf al snel kiezen voor een professionelere uitstraling</w:t>
      </w:r>
    </w:p>
  </w:comment>
  <w:comment w:id="54" w:author="Lars van Duijnhoven | Inspiro" w:date="2025-02-06T10:15:00Z" w:initials="Lv">
    <w:p w14:paraId="784D5823" w14:textId="77777777" w:rsidR="000C0E8D" w:rsidRPr="000230A8" w:rsidRDefault="000C0E8D" w:rsidP="000C0E8D">
      <w:pPr>
        <w:pStyle w:val="CommentText"/>
      </w:pPr>
      <w:r w:rsidRPr="000230A8">
        <w:rPr>
          <w:rStyle w:val="CommentReference"/>
        </w:rPr>
        <w:annotationRef/>
      </w:r>
      <w:r w:rsidRPr="000230A8">
        <w:t>Deze template is inderdaad van de HAN en de hoofdletter ontbreekt vanwege de “Omdat,”. Daar wordt de zin al begonnen en dus is “het” een vervolg op deze zin.</w:t>
      </w:r>
    </w:p>
  </w:comment>
  <w:comment w:id="55" w:author="Jeroen Beekman | Inspiro" w:date="2025-02-17T12:20:00Z" w:initials="JB">
    <w:p w14:paraId="426DF32A" w14:textId="77777777" w:rsidR="007231C3" w:rsidRDefault="007231C3" w:rsidP="007231C3">
      <w:pPr>
        <w:pStyle w:val="CommentText"/>
      </w:pPr>
      <w:r>
        <w:rPr>
          <w:rStyle w:val="CommentReference"/>
        </w:rPr>
        <w:annotationRef/>
      </w:r>
      <w:r>
        <w:t>Dat kan dan wel het resultaat zijn waarop je je library selecteert, maar is het ook je doel om de meest veelgebruikte te vinden?</w:t>
      </w:r>
      <w:r>
        <w:br/>
        <w:t>Of is het uberhaupt eeen doel om te inventariseren in welke gebieden units belangrijker/veel voorkmender zijn om daarop een goede focus te kunnen hebben?</w:t>
      </w:r>
      <w:r>
        <w:br/>
      </w:r>
      <w:r>
        <w:br/>
        <w:t>Mij lijkt het belangrijkste doel van deze requirementsanalyse: het leren kennen van je opdrachtgever, klant en stakeholders. Zodat je alle belangen kunt behartigen en ze verder kunt helpen</w:t>
      </w:r>
    </w:p>
  </w:comment>
  <w:comment w:id="56" w:author="Jeroen Beekman | Inspiro" w:date="2025-02-17T12:21:00Z" w:initials="JB">
    <w:p w14:paraId="7A8DDAF7" w14:textId="77777777" w:rsidR="00C444A3" w:rsidRDefault="00C444A3" w:rsidP="00C444A3">
      <w:pPr>
        <w:pStyle w:val="CommentText"/>
      </w:pPr>
      <w:r>
        <w:rPr>
          <w:rStyle w:val="CommentReference"/>
        </w:rPr>
        <w:annotationRef/>
      </w:r>
      <w:r>
        <w:t>Daarnaast zie ik ook niet terug hoe je gaat vinden wat nou echt de problemen zijn binnen Inspiro die je gaat oplossen</w:t>
      </w:r>
    </w:p>
  </w:comment>
  <w:comment w:id="58" w:author="Sander Smeenk | Inspiro" w:date="2025-02-07T13:51:00Z" w:initials="SI">
    <w:p w14:paraId="1196F41F" w14:textId="0D44B4E2" w:rsidR="00797282" w:rsidRPr="000230A8" w:rsidRDefault="00797282">
      <w:pPr>
        <w:pStyle w:val="CommentText"/>
      </w:pPr>
      <w:r w:rsidRPr="000230A8">
        <w:rPr>
          <w:rStyle w:val="CommentReference"/>
        </w:rPr>
        <w:annotationRef/>
      </w:r>
      <w:r w:rsidRPr="000230A8">
        <w:t xml:space="preserve">Je doel is integratie, maar je benoemd alleen activiteiten om ontwerpen aan te passen. Een deliverable hier is ook een gereviewde en geakkodeerde pull request op het STM32 example project, waarbij de library geintegreerd wordt en gebruik aangetoont met code voorbeelden. </w:t>
      </w:r>
    </w:p>
  </w:comment>
  <w:comment w:id="59" w:author="Lars van Duijnhoven | Inspiro" w:date="2025-02-07T14:09:00Z" w:initials="Lv">
    <w:p w14:paraId="06CFE1FC" w14:textId="77777777" w:rsidR="00992635" w:rsidRPr="000230A8" w:rsidRDefault="00992635" w:rsidP="00992635">
      <w:pPr>
        <w:pStyle w:val="CommentText"/>
      </w:pPr>
      <w:r w:rsidRPr="000230A8">
        <w:rPr>
          <w:rStyle w:val="CommentReference"/>
        </w:rPr>
        <w:annotationRef/>
      </w:r>
      <w:r w:rsidRPr="000230A8">
        <w:t>Mijn idee was dat de focus meer lag op het ontwerp i.p.v. de code-integratie. Dit heb ik nu verduidelijkt.</w:t>
      </w:r>
    </w:p>
  </w:comment>
  <w:comment w:id="60" w:author="Jeroen Beekman | Inspiro" w:date="2025-02-05T17:54:00Z" w:initials="JB">
    <w:p w14:paraId="5E09B499" w14:textId="41DDCF7D" w:rsidR="00FF14C7" w:rsidRPr="000230A8" w:rsidRDefault="00FF14C7" w:rsidP="00FF14C7">
      <w:pPr>
        <w:pStyle w:val="CommentText"/>
      </w:pPr>
      <w:r w:rsidRPr="000230A8">
        <w:rPr>
          <w:rStyle w:val="CommentReference"/>
        </w:rPr>
        <w:annotationRef/>
      </w:r>
      <w:r w:rsidRPr="000230A8">
        <w:t xml:space="preserve">Welke example (en onnodig engels) </w:t>
      </w:r>
      <w:r w:rsidRPr="000230A8">
        <w:br/>
        <w:t>ik mist de context hoe je ineens met dit hoofstuk komt</w:t>
      </w:r>
    </w:p>
  </w:comment>
  <w:comment w:id="61" w:author="Lars van Duijnhoven | Inspiro" w:date="2025-02-06T10:50:00Z" w:initials="Lv">
    <w:p w14:paraId="4CBD5076" w14:textId="77777777" w:rsidR="001266E9" w:rsidRPr="000230A8" w:rsidRDefault="001266E9" w:rsidP="001266E9">
      <w:pPr>
        <w:pStyle w:val="CommentText"/>
      </w:pPr>
      <w:r w:rsidRPr="000230A8">
        <w:rPr>
          <w:rStyle w:val="CommentReference"/>
        </w:rPr>
        <w:annotationRef/>
      </w:r>
      <w:r w:rsidRPr="000230A8">
        <w:t>Context is boven toegevoegd nu</w:t>
      </w:r>
    </w:p>
  </w:comment>
  <w:comment w:id="63" w:author="Jeroen Beekman | Inspiro" w:date="2025-02-17T12:27:00Z" w:initials="JB">
    <w:p w14:paraId="3621C694" w14:textId="77777777" w:rsidR="00FF171F" w:rsidRDefault="00FF171F" w:rsidP="00FF171F">
      <w:pPr>
        <w:pStyle w:val="CommentText"/>
      </w:pPr>
      <w:r>
        <w:rPr>
          <w:rStyle w:val="CommentReference"/>
        </w:rPr>
        <w:annotationRef/>
      </w:r>
      <w:r>
        <w:t>Onnodig engels?</w:t>
      </w:r>
    </w:p>
  </w:comment>
  <w:comment w:id="64" w:author="Jeroen Beekman | Inspiro" w:date="2025-02-17T12:29:00Z" w:initials="JB">
    <w:p w14:paraId="6AB608BC" w14:textId="77777777" w:rsidR="00B67E66" w:rsidRDefault="00B67E66" w:rsidP="00B67E66">
      <w:pPr>
        <w:pStyle w:val="CommentText"/>
      </w:pPr>
      <w:r>
        <w:rPr>
          <w:rStyle w:val="CommentReference"/>
        </w:rPr>
        <w:annotationRef/>
      </w:r>
      <w:r>
        <w:t>Bedoel je specifiek test coverage, want dan is het over het algemeen meer geaccepteerd om engelse termen te gebruiken, maar pas ze dan ook in volleidgheid toe. En heel belangrijk, bij het eerste gebruik leg je dit ook altijd uit</w:t>
      </w:r>
      <w:r>
        <w:br/>
      </w:r>
      <w:r>
        <w:br/>
        <w:t xml:space="preserve">Dat zei ik ook al eerder over bijvoorbeeld library, blijkbaar is dat jouw voorkeur qua schrijfstijl maar ik zou het de allereerste keer hebben uitgelegd als </w:t>
      </w:r>
      <w:r>
        <w:br/>
        <w:t>het selecteren van een softwarebibliotheek, vanaf hier verder “library” genoemd, ...etc..</w:t>
      </w:r>
    </w:p>
  </w:comment>
  <w:comment w:id="65" w:author="Jeroen Beekman | Inspiro" w:date="2025-02-17T12:30:00Z" w:initials="JB">
    <w:p w14:paraId="0E0D08B9" w14:textId="77777777" w:rsidR="00F8121C" w:rsidRDefault="00F8121C" w:rsidP="00F8121C">
      <w:pPr>
        <w:pStyle w:val="CommentText"/>
      </w:pPr>
      <w:r>
        <w:rPr>
          <w:rStyle w:val="CommentReference"/>
        </w:rPr>
        <w:annotationRef/>
      </w:r>
      <w:r>
        <w:t>Heel schools dit stuk</w:t>
      </w:r>
    </w:p>
  </w:comment>
  <w:comment w:id="66" w:author="Lars van Duijnhoven | Inspiro" w:date="2025-02-17T13:38:00Z" w:initials="Lv">
    <w:p w14:paraId="6E81B123" w14:textId="77777777" w:rsidR="006F75A2" w:rsidRDefault="006F75A2" w:rsidP="006F75A2">
      <w:pPr>
        <w:pStyle w:val="CommentText"/>
      </w:pPr>
      <w:r>
        <w:rPr>
          <w:rStyle w:val="CommentReference"/>
        </w:rPr>
        <w:annotationRef/>
      </w:r>
      <w:r>
        <w:rPr>
          <w:lang w:val="en-GB"/>
        </w:rPr>
        <w:t>Is expres gedaan, omdat het meer over mijn leerproces verduidelijkt. Verder heb ik de eerste zin wel aangepast om professioneler over te komen.</w:t>
      </w:r>
    </w:p>
  </w:comment>
  <w:comment w:id="67" w:author="Jeroen Beekman | Inspiro" w:date="2025-02-17T12:31:00Z" w:initials="JB">
    <w:p w14:paraId="7D91A746" w14:textId="5C94D3EA" w:rsidR="00F8121C" w:rsidRDefault="00F8121C" w:rsidP="00F8121C">
      <w:pPr>
        <w:pStyle w:val="CommentText"/>
      </w:pPr>
      <w:r>
        <w:rPr>
          <w:rStyle w:val="CommentReference"/>
        </w:rPr>
        <w:annotationRef/>
      </w:r>
      <w:r>
        <w:t>Komt hier ook bij…</w:t>
      </w:r>
      <w:r>
        <w:br/>
        <w:t>Daarnaast lever ik een rapportage aan waarin de testen en resultaten beschreven zijn. Daarnaast verwerk in daarin onderbouwd de acceptatie vanuit de opdrachtgever… bijvoorbeeld</w:t>
      </w:r>
    </w:p>
  </w:comment>
  <w:comment w:id="68" w:author="Jeroen Beekman | Inspiro" w:date="2025-02-17T12:32:00Z" w:initials="JB">
    <w:p w14:paraId="0AE686A1" w14:textId="77777777" w:rsidR="00F8121C" w:rsidRDefault="00F8121C" w:rsidP="00F8121C">
      <w:pPr>
        <w:pStyle w:val="CommentText"/>
      </w:pPr>
      <w:r>
        <w:rPr>
          <w:rStyle w:val="CommentReference"/>
        </w:rPr>
        <w:annotationRef/>
      </w:r>
      <w:r>
        <w:t xml:space="preserve">Mogelijk een leuk leerdoel van jezelf en verzwaring van de opdracht: </w:t>
      </w:r>
      <w:r>
        <w:br/>
        <w:t>Automatisch bouwen van de unittesten zodat je in pull requests en andere git-flows gewaarschuwd wordt voor menselijke fouten en regressie</w:t>
      </w:r>
    </w:p>
  </w:comment>
  <w:comment w:id="69" w:author="Lars van Duijnhoven | Inspiro" w:date="2025-02-17T13:35:00Z" w:initials="Lv">
    <w:p w14:paraId="2D440582" w14:textId="77777777" w:rsidR="006A144B" w:rsidRDefault="006A144B" w:rsidP="006A144B">
      <w:pPr>
        <w:pStyle w:val="CommentText"/>
      </w:pPr>
      <w:r>
        <w:rPr>
          <w:rStyle w:val="CommentReference"/>
        </w:rPr>
        <w:annotationRef/>
      </w:r>
      <w:r>
        <w:rPr>
          <w:lang w:val="en-GB"/>
        </w:rPr>
        <w:t>Is in het stukje hieronder, “Test mogelijkheid toevoegen voor de example”, toegevoegd.</w:t>
      </w:r>
    </w:p>
  </w:comment>
  <w:comment w:id="71" w:author="Jeroen Beekman | Inspiro" w:date="2025-02-05T17:58:00Z" w:initials="JB">
    <w:p w14:paraId="20577956" w14:textId="78069FDC" w:rsidR="00E26414" w:rsidRPr="000230A8" w:rsidRDefault="00E26414" w:rsidP="00E26414">
      <w:pPr>
        <w:pStyle w:val="CommentText"/>
      </w:pPr>
      <w:r w:rsidRPr="000230A8">
        <w:rPr>
          <w:rStyle w:val="CommentReference"/>
        </w:rPr>
        <w:annotationRef/>
      </w:r>
      <w:r w:rsidRPr="000230A8">
        <w:t>Afkortingen vermijden</w:t>
      </w:r>
    </w:p>
  </w:comment>
  <w:comment w:id="72" w:author="Lars van Duijnhoven | Inspiro" w:date="2025-02-06T11:06:00Z" w:initials="Lv">
    <w:p w14:paraId="7D10F140" w14:textId="77777777" w:rsidR="0098644F" w:rsidRPr="000230A8" w:rsidRDefault="0098644F" w:rsidP="0098644F">
      <w:pPr>
        <w:pStyle w:val="CommentText"/>
      </w:pPr>
      <w:r w:rsidRPr="000230A8">
        <w:rPr>
          <w:rStyle w:val="CommentReference"/>
        </w:rPr>
        <w:annotationRef/>
      </w:r>
      <w:r w:rsidRPr="000230A8">
        <w:t>Deze zorgt ervoor dat het geen lange zin wordt, dus in dit geval laat ik het staan. Verder een valide opmerking.</w:t>
      </w:r>
    </w:p>
  </w:comment>
  <w:comment w:id="74" w:author="Jeroen Beekman | Inspiro" w:date="2025-02-17T12:36:00Z" w:initials="JB">
    <w:p w14:paraId="1F118C6D" w14:textId="5F12B5C6" w:rsidR="00BB7F9A" w:rsidRDefault="00BB7F9A" w:rsidP="00BB7F9A">
      <w:pPr>
        <w:pStyle w:val="CommentText"/>
      </w:pPr>
      <w:r>
        <w:rPr>
          <w:rStyle w:val="CommentReference"/>
        </w:rPr>
        <w:annotationRef/>
      </w:r>
      <w:r>
        <w:t>Dit laatste is geen ‘moetje’ hoor, als het je niet uitkomt zeker niet. Maar het wordt wel gewaardeerd! Tot vrijdag 😉</w:t>
      </w:r>
    </w:p>
  </w:comment>
  <w:comment w:id="75" w:author="Lars van Duijnhoven | Inspiro" w:date="2025-02-17T13:25:00Z" w:initials="Lv">
    <w:p w14:paraId="0FE150F9" w14:textId="77777777" w:rsidR="000661E6" w:rsidRDefault="000661E6" w:rsidP="000661E6">
      <w:pPr>
        <w:pStyle w:val="CommentText"/>
      </w:pPr>
      <w:r>
        <w:rPr>
          <w:rStyle w:val="CommentReference"/>
        </w:rPr>
        <w:annotationRef/>
      </w:r>
      <w:r>
        <w:rPr>
          <w:lang w:val="en-GB"/>
        </w:rPr>
        <w:t>Afgelopen vrijdag was ik er al, maar aankomende vrijdag weer niet :/.</w:t>
      </w:r>
    </w:p>
  </w:comment>
  <w:comment w:id="76" w:author="Jeroen Beekman | Inspiro" w:date="2025-02-17T12:37:00Z" w:initials="JB">
    <w:p w14:paraId="4353779F" w14:textId="166331F5" w:rsidR="007733CD" w:rsidRDefault="007733CD" w:rsidP="007733CD">
      <w:pPr>
        <w:pStyle w:val="CommentText"/>
      </w:pPr>
      <w:r>
        <w:rPr>
          <w:rStyle w:val="CommentReference"/>
        </w:rPr>
        <w:annotationRef/>
      </w:r>
      <w:r>
        <w:t>Bij mij heeft de spelling en grammatica controle wel wat opmerkignen op dit stuk</w:t>
      </w:r>
    </w:p>
  </w:comment>
  <w:comment w:id="77" w:author="Jeroen Beekman | Inspiro" w:date="2025-02-17T12:37:00Z" w:initials="JB">
    <w:p w14:paraId="283A4DA8" w14:textId="77777777" w:rsidR="00CB65E7" w:rsidRDefault="00CB65E7" w:rsidP="00CB65E7">
      <w:pPr>
        <w:pStyle w:val="CommentText"/>
      </w:pPr>
      <w:r>
        <w:rPr>
          <w:rStyle w:val="CommentReference"/>
        </w:rPr>
        <w:annotationRef/>
      </w:r>
      <w:r>
        <w:t>Zoals je ziet in bovenstaande reactie is dat ook voor mij een goede tool als ik documentatie oplever</w:t>
      </w:r>
    </w:p>
  </w:comment>
  <w:comment w:id="79" w:author="Jeroen Beekman | Inspiro" w:date="2025-02-05T18:03:00Z" w:initials="JB">
    <w:p w14:paraId="2F6A2C73" w14:textId="2F25A5C3" w:rsidR="007C3058" w:rsidRPr="000230A8" w:rsidRDefault="007C3058" w:rsidP="007C3058">
      <w:pPr>
        <w:pStyle w:val="CommentText"/>
      </w:pPr>
      <w:r w:rsidRPr="000230A8">
        <w:rPr>
          <w:rStyle w:val="CommentReference"/>
        </w:rPr>
        <w:annotationRef/>
      </w:r>
      <w:r w:rsidRPr="000230A8">
        <w:t>Groen vlakje weghalen</w:t>
      </w:r>
    </w:p>
  </w:comment>
  <w:comment w:id="80" w:author="Jeroen Beekman | Inspiro" w:date="2025-02-05T18:04:00Z" w:initials="JB">
    <w:p w14:paraId="1743A24F" w14:textId="77777777" w:rsidR="00D11158" w:rsidRPr="000230A8" w:rsidRDefault="00D11158" w:rsidP="00D11158">
      <w:pPr>
        <w:pStyle w:val="CommentText"/>
      </w:pPr>
      <w:r w:rsidRPr="000230A8">
        <w:rPr>
          <w:rStyle w:val="CommentReference"/>
        </w:rPr>
        <w:annotationRef/>
      </w:r>
      <w:r w:rsidRPr="000230A8">
        <w:t>Lees de originele verplichte opdracht nog eens ☺️ er staat echt veel meer dan alleen een enkele goedkeuring aan het begin. Ook bij Inspiro is het tussentijds bijwerken vcan je planning, de inschatting van je haalbaarheid en dergelijke enorm belangrijk</w:t>
      </w:r>
    </w:p>
  </w:comment>
  <w:comment w:id="81" w:author="Lars van Duijnhoven | Inspiro" w:date="2025-02-06T11:15:00Z" w:initials="Lv">
    <w:p w14:paraId="10435BF0" w14:textId="77777777" w:rsidR="004C2C9C" w:rsidRDefault="004C2C9C" w:rsidP="004C2C9C">
      <w:pPr>
        <w:pStyle w:val="CommentText"/>
      </w:pPr>
      <w:r w:rsidRPr="000230A8">
        <w:rPr>
          <w:rStyle w:val="CommentReference"/>
        </w:rPr>
        <w:annotationRef/>
      </w:r>
      <w:r w:rsidRPr="000230A8">
        <w:t>Heel goed punt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ABC2F" w15:done="1"/>
  <w15:commentEx w15:paraId="1367618A" w15:done="1"/>
  <w15:commentEx w15:paraId="76677284" w15:done="1"/>
  <w15:commentEx w15:paraId="2AFD87AF" w15:done="1"/>
  <w15:commentEx w15:paraId="3BC98A63" w15:paraIdParent="2AFD87AF" w15:done="1"/>
  <w15:commentEx w15:paraId="398D907D" w15:done="1"/>
  <w15:commentEx w15:paraId="52D17B2B" w15:done="1"/>
  <w15:commentEx w15:paraId="2AD82877" w15:done="1"/>
  <w15:commentEx w15:paraId="37EDEFF1" w15:done="1"/>
  <w15:commentEx w15:paraId="7817848B" w15:done="1"/>
  <w15:commentEx w15:paraId="3152E26E" w15:done="1"/>
  <w15:commentEx w15:paraId="1FAE7FFE" w15:done="1"/>
  <w15:commentEx w15:paraId="340E255E" w15:done="1"/>
  <w15:commentEx w15:paraId="57A7A5D8" w15:done="1"/>
  <w15:commentEx w15:paraId="13BF9018" w15:done="1"/>
  <w15:commentEx w15:paraId="15E44DB1" w15:paraIdParent="13BF9018" w15:done="1"/>
  <w15:commentEx w15:paraId="4987BEC1" w15:done="1"/>
  <w15:commentEx w15:paraId="393FD1E5" w15:done="1"/>
  <w15:commentEx w15:paraId="6E86842B" w15:paraIdParent="393FD1E5" w15:done="1"/>
  <w15:commentEx w15:paraId="3754BDED" w15:done="1"/>
  <w15:commentEx w15:paraId="6FD67E71" w15:done="1"/>
  <w15:commentEx w15:paraId="05508A8B" w15:done="1"/>
  <w15:commentEx w15:paraId="7A14E6FB" w15:paraIdParent="05508A8B" w15:done="1"/>
  <w15:commentEx w15:paraId="1DC0E1D2" w15:done="1"/>
  <w15:commentEx w15:paraId="37DBF958" w15:paraIdParent="1DC0E1D2" w15:done="1"/>
  <w15:commentEx w15:paraId="73E36D60" w15:done="1"/>
  <w15:commentEx w15:paraId="1D073241" w15:done="1"/>
  <w15:commentEx w15:paraId="784D5823" w15:paraIdParent="1D073241" w15:done="1"/>
  <w15:commentEx w15:paraId="426DF32A" w15:done="1"/>
  <w15:commentEx w15:paraId="7A8DDAF7" w15:paraIdParent="426DF32A" w15:done="1"/>
  <w15:commentEx w15:paraId="1196F41F" w15:done="1"/>
  <w15:commentEx w15:paraId="06CFE1FC" w15:paraIdParent="1196F41F" w15:done="1"/>
  <w15:commentEx w15:paraId="5E09B499" w15:done="1"/>
  <w15:commentEx w15:paraId="4CBD5076" w15:paraIdParent="5E09B499" w15:done="1"/>
  <w15:commentEx w15:paraId="3621C694" w15:done="1"/>
  <w15:commentEx w15:paraId="6AB608BC" w15:paraIdParent="3621C694" w15:done="1"/>
  <w15:commentEx w15:paraId="0E0D08B9" w15:done="1"/>
  <w15:commentEx w15:paraId="6E81B123" w15:paraIdParent="0E0D08B9" w15:done="1"/>
  <w15:commentEx w15:paraId="7D91A746" w15:done="1"/>
  <w15:commentEx w15:paraId="0AE686A1" w15:done="1"/>
  <w15:commentEx w15:paraId="2D440582" w15:paraIdParent="0AE686A1" w15:done="1"/>
  <w15:commentEx w15:paraId="20577956" w15:done="1"/>
  <w15:commentEx w15:paraId="7D10F140" w15:paraIdParent="20577956" w15:done="1"/>
  <w15:commentEx w15:paraId="1F118C6D" w15:done="1"/>
  <w15:commentEx w15:paraId="0FE150F9" w15:paraIdParent="1F118C6D" w15:done="1"/>
  <w15:commentEx w15:paraId="4353779F" w15:done="1"/>
  <w15:commentEx w15:paraId="283A4DA8" w15:paraIdParent="4353779F" w15:done="1"/>
  <w15:commentEx w15:paraId="2F6A2C73" w15:done="1"/>
  <w15:commentEx w15:paraId="1743A24F" w15:done="1"/>
  <w15:commentEx w15:paraId="10435BF0" w15:paraIdParent="1743A2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455A0F" w16cex:dateUtc="2025-02-05T16:47:00Z"/>
  <w16cex:commentExtensible w16cex:durableId="160B7EEB" w16cex:dateUtc="2025-02-17T11:00:00Z">
    <w16cex:extLst>
      <w16:ext w16:uri="{CE6994B0-6A32-4C9F-8C6B-6E91EDA988CE}">
        <cr:reactions xmlns:cr="http://schemas.microsoft.com/office/comments/2020/reactions">
          <cr:reaction reactionType="1">
            <cr:reactionInfo dateUtc="2025-02-17T12:14:14Z">
              <cr:user userId="S::lars.van.duijnhoven@inspiro.nl::fb3f570f-6e30-46be-b969-4d213aff06f4" userProvider="AD" userName="Lars van Duijnhoven | Inspiro"/>
            </cr:reactionInfo>
          </cr:reaction>
        </cr:reactions>
      </w16:ext>
    </w16cex:extLst>
  </w16cex:commentExtensible>
  <w16cex:commentExtensible w16cex:durableId="384793B8" w16cex:dateUtc="2025-02-06T08:09:00Z"/>
  <w16cex:commentExtensible w16cex:durableId="0AD20B2B" w16cex:dateUtc="2025-02-10T12:36:00Z">
    <w16cex:extLst>
      <w16:ext w16:uri="{CE6994B0-6A32-4C9F-8C6B-6E91EDA988CE}">
        <cr:reactions xmlns:cr="http://schemas.microsoft.com/office/comments/2020/reactions">
          <cr:reaction reactionType="1">
            <cr:reactionInfo dateUtc="2025-02-10T14:22:59Z">
              <cr:user userId="S::lars.van.duijnhoven@inspiro.nl::fb3f570f-6e30-46be-b969-4d213aff06f4" userProvider="AD" userName="Lars van Duijnhoven | Inspiro"/>
            </cr:reactionInfo>
          </cr:reaction>
        </cr:reactions>
      </w16:ext>
    </w16cex:extLst>
  </w16cex:commentExtensible>
  <w16cex:commentExtensible w16cex:durableId="0CA65B6F" w16cex:dateUtc="2025-02-10T12:37:00Z">
    <w16cex:extLst>
      <w16:ext w16:uri="{CE6994B0-6A32-4C9F-8C6B-6E91EDA988CE}">
        <cr:reactions xmlns:cr="http://schemas.microsoft.com/office/comments/2020/reactions">
          <cr:reaction reactionType="1">
            <cr:reactionInfo dateUtc="2025-02-10T14:23:00Z">
              <cr:user userId="S::lars.van.duijnhoven@inspiro.nl::fb3f570f-6e30-46be-b969-4d213aff06f4" userProvider="AD" userName="Lars van Duijnhoven | Inspiro"/>
            </cr:reactionInfo>
          </cr:reaction>
        </cr:reactions>
      </w16:ext>
    </w16cex:extLst>
  </w16cex:commentExtensible>
  <w16cex:commentExtensible w16cex:durableId="38F38EE1" w16cex:dateUtc="2025-02-17T11:01:00Z">
    <w16cex:extLst>
      <w16:ext w16:uri="{CE6994B0-6A32-4C9F-8C6B-6E91EDA988CE}">
        <cr:reactions xmlns:cr="http://schemas.microsoft.com/office/comments/2020/reactions">
          <cr:reaction reactionType="1">
            <cr:reactionInfo dateUtc="2025-02-17T12:14:50Z">
              <cr:user userId="S::lars.van.duijnhoven@inspiro.nl::fb3f570f-6e30-46be-b969-4d213aff06f4" userProvider="AD" userName="Lars van Duijnhoven | Inspiro"/>
            </cr:reactionInfo>
          </cr:reaction>
        </cr:reactions>
      </w16:ext>
    </w16cex:extLst>
  </w16cex:commentExtensible>
  <w16cex:commentExtensible w16cex:durableId="4B77180D" w16cex:dateUtc="2025-02-05T16:40:00Z">
    <w16cex:extLst>
      <w16:ext w16:uri="{CE6994B0-6A32-4C9F-8C6B-6E91EDA988CE}">
        <cr:reactions xmlns:cr="http://schemas.microsoft.com/office/comments/2020/reactions">
          <cr:reaction reactionType="1">
            <cr:reactionInfo dateUtc="2025-02-06T08:30:10Z">
              <cr:user userId="S::lars.van.duijnhoven@inspiro.nl::fb3f570f-6e30-46be-b969-4d213aff06f4" userProvider="AD" userName="Lars van Duijnhoven | Inspiro"/>
            </cr:reactionInfo>
          </cr:reaction>
        </cr:reactions>
      </w16:ext>
    </w16cex:extLst>
  </w16cex:commentExtensible>
  <w16cex:commentExtensible w16cex:durableId="02641386" w16cex:dateUtc="2025-02-05T16:42:00Z">
    <w16cex:extLst>
      <w16:ext w16:uri="{CE6994B0-6A32-4C9F-8C6B-6E91EDA988CE}">
        <cr:reactions xmlns:cr="http://schemas.microsoft.com/office/comments/2020/reactions">
          <cr:reaction reactionType="1">
            <cr:reactionInfo dateUtc="2025-02-06T08:29:39Z">
              <cr:user userId="S::lars.van.duijnhoven@inspiro.nl::fb3f570f-6e30-46be-b969-4d213aff06f4" userProvider="AD" userName="Lars van Duijnhoven | Inspiro"/>
            </cr:reactionInfo>
          </cr:reaction>
        </cr:reactions>
      </w16:ext>
    </w16cex:extLst>
  </w16cex:commentExtensible>
  <w16cex:commentExtensible w16cex:durableId="7A4F7EEF" w16cex:dateUtc="2025-02-05T16:43:00Z">
    <w16cex:extLst>
      <w16:ext w16:uri="{CE6994B0-6A32-4C9F-8C6B-6E91EDA988CE}">
        <cr:reactions xmlns:cr="http://schemas.microsoft.com/office/comments/2020/reactions">
          <cr:reaction reactionType="1">
            <cr:reactionInfo dateUtc="2025-02-06T08:35:00Z">
              <cr:user userId="S::lars.van.duijnhoven@inspiro.nl::fb3f570f-6e30-46be-b969-4d213aff06f4" userProvider="AD" userName="Lars van Duijnhoven | Inspiro"/>
            </cr:reactionInfo>
          </cr:reaction>
        </cr:reactions>
      </w16:ext>
    </w16cex:extLst>
  </w16cex:commentExtensible>
  <w16cex:commentExtensible w16cex:durableId="66ECE862" w16cex:dateUtc="2025-02-05T16:41:00Z">
    <w16cex:extLst>
      <w16:ext w16:uri="{CE6994B0-6A32-4C9F-8C6B-6E91EDA988CE}">
        <cr:reactions xmlns:cr="http://schemas.microsoft.com/office/comments/2020/reactions">
          <cr:reaction reactionType="1">
            <cr:reactionInfo dateUtc="2025-02-06T08:37:26Z">
              <cr:user userId="S::lars.van.duijnhoven@inspiro.nl::fb3f570f-6e30-46be-b969-4d213aff06f4" userProvider="AD" userName="Lars van Duijnhoven | Inspiro"/>
            </cr:reactionInfo>
          </cr:reaction>
        </cr:reactions>
      </w16:ext>
    </w16cex:extLst>
  </w16cex:commentExtensible>
  <w16cex:commentExtensible w16cex:durableId="699683E4" w16cex:dateUtc="2025-02-05T16:44:00Z">
    <w16cex:extLst>
      <w16:ext w16:uri="{CE6994B0-6A32-4C9F-8C6B-6E91EDA988CE}">
        <cr:reactions xmlns:cr="http://schemas.microsoft.com/office/comments/2020/reactions">
          <cr:reaction reactionType="1">
            <cr:reactionInfo dateUtc="2025-02-06T08:46:17Z">
              <cr:user userId="S::lars.van.duijnhoven@inspiro.nl::fb3f570f-6e30-46be-b969-4d213aff06f4" userProvider="AD" userName="Lars van Duijnhoven | Inspiro"/>
            </cr:reactionInfo>
          </cr:reaction>
        </cr:reactions>
      </w16:ext>
    </w16cex:extLst>
  </w16cex:commentExtensible>
  <w16cex:commentExtensible w16cex:durableId="28F78C83" w16cex:dateUtc="2025-02-05T16:44:00Z">
    <w16cex:extLst>
      <w16:ext w16:uri="{CE6994B0-6A32-4C9F-8C6B-6E91EDA988CE}">
        <cr:reactions xmlns:cr="http://schemas.microsoft.com/office/comments/2020/reactions">
          <cr:reaction reactionType="1">
            <cr:reactionInfo dateUtc="2025-02-06T08:45:33Z">
              <cr:user userId="S::lars.van.duijnhoven@inspiro.nl::fb3f570f-6e30-46be-b969-4d213aff06f4" userProvider="AD" userName="Lars van Duijnhoven | Inspiro"/>
            </cr:reactionInfo>
          </cr:reaction>
        </cr:reactions>
      </w16:ext>
    </w16cex:extLst>
  </w16cex:commentExtensible>
  <w16cex:commentExtensible w16cex:durableId="3A3454FA" w16cex:dateUtc="2025-02-07T12:47:00Z">
    <w16cex:extLst>
      <w16:ext w16:uri="{CE6994B0-6A32-4C9F-8C6B-6E91EDA988CE}">
        <cr:reactions xmlns:cr="http://schemas.microsoft.com/office/comments/2020/reactions">
          <cr:reaction reactionType="1">
            <cr:reactionInfo dateUtc="2025-02-07T13:05:25Z">
              <cr:user userId="S::lars.van.duijnhoven@inspiro.nl::fb3f570f-6e30-46be-b969-4d213aff06f4" userProvider="AD" userName="Lars van Duijnhoven | Inspiro"/>
            </cr:reactionInfo>
          </cr:reaction>
        </cr:reactions>
      </w16:ext>
    </w16cex:extLst>
  </w16cex:commentExtensible>
  <w16cex:commentExtensible w16cex:durableId="3E49FAA4" w16cex:dateUtc="2025-02-05T16:45:00Z">
    <w16cex:extLst>
      <w16:ext w16:uri="{CE6994B0-6A32-4C9F-8C6B-6E91EDA988CE}">
        <cr:reactions xmlns:cr="http://schemas.microsoft.com/office/comments/2020/reactions">
          <cr:reaction reactionType="1">
            <cr:reactionInfo dateUtc="2025-02-06T08:49:45Z">
              <cr:user userId="S::lars.van.duijnhoven@inspiro.nl::fb3f570f-6e30-46be-b969-4d213aff06f4" userProvider="AD" userName="Lars van Duijnhoven | Inspiro"/>
            </cr:reactionInfo>
          </cr:reaction>
        </cr:reactions>
      </w16:ext>
    </w16cex:extLst>
  </w16cex:commentExtensible>
  <w16cex:commentExtensible w16cex:durableId="751DF8D4" w16cex:dateUtc="2025-02-17T11:04:00Z">
    <w16cex:extLst>
      <w16:ext w16:uri="{CE6994B0-6A32-4C9F-8C6B-6E91EDA988CE}">
        <cr:reactions xmlns:cr="http://schemas.microsoft.com/office/comments/2020/reactions">
          <cr:reaction reactionType="1">
            <cr:reactionInfo dateUtc="2025-02-17T12:17:17Z">
              <cr:user userId="S::lars.van.duijnhoven@inspiro.nl::fb3f570f-6e30-46be-b969-4d213aff06f4" userProvider="AD" userName="Lars van Duijnhoven | Inspiro"/>
            </cr:reactionInfo>
          </cr:reaction>
        </cr:reactions>
      </w16:ext>
    </w16cex:extLst>
  </w16cex:commentExtensible>
  <w16cex:commentExtensible w16cex:durableId="4DB36B51" w16cex:dateUtc="2025-02-17T11:05:00Z"/>
  <w16cex:commentExtensible w16cex:durableId="5ABB205C" w16cex:dateUtc="2025-02-17T11:23:00Z">
    <w16cex:extLst>
      <w16:ext w16:uri="{CE6994B0-6A32-4C9F-8C6B-6E91EDA988CE}">
        <cr:reactions xmlns:cr="http://schemas.microsoft.com/office/comments/2020/reactions">
          <cr:reaction reactionType="1">
            <cr:reactionInfo dateUtc="2025-02-17T12:21:24Z">
              <cr:user userId="S::lars.van.duijnhoven@inspiro.nl::fb3f570f-6e30-46be-b969-4d213aff06f4" userProvider="AD" userName="Lars van Duijnhoven | Inspiro"/>
            </cr:reactionInfo>
          </cr:reaction>
        </cr:reactions>
      </w16:ext>
    </w16cex:extLst>
  </w16cex:commentExtensible>
  <w16cex:commentExtensible w16cex:durableId="18F8D063" w16cex:dateUtc="2025-02-05T16:45:00Z">
    <w16cex:extLst>
      <w16:ext w16:uri="{CE6994B0-6A32-4C9F-8C6B-6E91EDA988CE}">
        <cr:reactions xmlns:cr="http://schemas.microsoft.com/office/comments/2020/reactions">
          <cr:reaction reactionType="1">
            <cr:reactionInfo dateUtc="2025-02-06T11:08:41Z">
              <cr:user userId="S::lars.van.duijnhoven@inspiro.nl::fb3f570f-6e30-46be-b969-4d213aff06f4" userProvider="AD" userName="Lars van Duijnhoven | Inspiro"/>
            </cr:reactionInfo>
          </cr:reaction>
        </cr:reactions>
      </w16:ext>
    </w16cex:extLst>
  </w16cex:commentExtensible>
  <w16cex:commentExtensible w16cex:durableId="083D7DBD" w16cex:dateUtc="2025-02-06T08:50:00Z"/>
  <w16cex:commentExtensible w16cex:durableId="5C53AAA5" w16cex:dateUtc="2025-02-05T16:46:00Z">
    <w16cex:extLst>
      <w16:ext w16:uri="{CE6994B0-6A32-4C9F-8C6B-6E91EDA988CE}">
        <cr:reactions xmlns:cr="http://schemas.microsoft.com/office/comments/2020/reactions">
          <cr:reaction reactionType="1">
            <cr:reactionInfo dateUtc="2025-02-06T09:10:43Z">
              <cr:user userId="S::lars.van.duijnhoven@inspiro.nl::fb3f570f-6e30-46be-b969-4d213aff06f4" userProvider="AD" userName="Lars van Duijnhoven | Inspiro"/>
            </cr:reactionInfo>
          </cr:reaction>
        </cr:reactions>
      </w16:ext>
    </w16cex:extLst>
  </w16cex:commentExtensible>
  <w16cex:commentExtensible w16cex:durableId="0E560102" w16cex:dateUtc="2025-02-05T16:49:00Z">
    <w16cex:extLst>
      <w16:ext w16:uri="{CE6994B0-6A32-4C9F-8C6B-6E91EDA988CE}">
        <cr:reactions xmlns:cr="http://schemas.microsoft.com/office/comments/2020/reactions">
          <cr:reaction reactionType="1">
            <cr:reactionInfo dateUtc="2025-02-06T09:12:33Z">
              <cr:user userId="S::lars.van.duijnhoven@inspiro.nl::fb3f570f-6e30-46be-b969-4d213aff06f4" userProvider="AD" userName="Lars van Duijnhoven | Inspiro"/>
            </cr:reactionInfo>
          </cr:reaction>
        </cr:reactions>
      </w16:ext>
    </w16cex:extLst>
  </w16cex:commentExtensible>
  <w16cex:commentExtensible w16cex:durableId="28B85F89" w16cex:dateUtc="2025-02-05T16:50:00Z">
    <w16cex:extLst>
      <w16:ext w16:uri="{CE6994B0-6A32-4C9F-8C6B-6E91EDA988CE}">
        <cr:reactions xmlns:cr="http://schemas.microsoft.com/office/comments/2020/reactions">
          <cr:reaction reactionType="1">
            <cr:reactionInfo dateUtc="2025-02-06T10:22:24Z">
              <cr:user userId="S::lars.van.duijnhoven@inspiro.nl::fb3f570f-6e30-46be-b969-4d213aff06f4" userProvider="AD" userName="Lars van Duijnhoven | Inspiro"/>
            </cr:reactionInfo>
          </cr:reaction>
        </cr:reactions>
      </w16:ext>
    </w16cex:extLst>
  </w16cex:commentExtensible>
  <w16cex:commentExtensible w16cex:durableId="1B39411A" w16cex:dateUtc="2025-02-06T09:14:00Z"/>
  <w16cex:commentExtensible w16cex:durableId="126B9022" w16cex:dateUtc="2025-02-05T16:56:00Z">
    <w16cex:extLst>
      <w16:ext w16:uri="{CE6994B0-6A32-4C9F-8C6B-6E91EDA988CE}">
        <cr:reactions xmlns:cr="http://schemas.microsoft.com/office/comments/2020/reactions">
          <cr:reaction reactionType="1">
            <cr:reactionInfo dateUtc="2025-02-06T10:26:22Z">
              <cr:user userId="S::lars.van.duijnhoven@inspiro.nl::fb3f570f-6e30-46be-b969-4d213aff06f4" userProvider="AD" userName="Lars van Duijnhoven | Inspiro"/>
            </cr:reactionInfo>
          </cr:reaction>
        </cr:reactions>
      </w16:ext>
    </w16cex:extLst>
  </w16cex:commentExtensible>
  <w16cex:commentExtensible w16cex:durableId="7AF51B9E" w16cex:dateUtc="2025-02-06T10:26:00Z"/>
  <w16cex:commentExtensible w16cex:durableId="1543A5DA" w16cex:dateUtc="2025-02-17T11:23:00Z">
    <w16cex:extLst>
      <w16:ext w16:uri="{CE6994B0-6A32-4C9F-8C6B-6E91EDA988CE}">
        <cr:reactions xmlns:cr="http://schemas.microsoft.com/office/comments/2020/reactions">
          <cr:reaction reactionType="1">
            <cr:reactionInfo dateUtc="2025-02-17T12:53:44Z">
              <cr:user userId="S::lars.van.duijnhoven@inspiro.nl::fb3f570f-6e30-46be-b969-4d213aff06f4" userProvider="AD" userName="Lars van Duijnhoven | Inspiro"/>
            </cr:reactionInfo>
          </cr:reaction>
        </cr:reactions>
      </w16:ext>
    </w16cex:extLst>
  </w16cex:commentExtensible>
  <w16cex:commentExtensible w16cex:durableId="2D5271DB" w16cex:dateUtc="2025-02-05T16:52:00Z">
    <w16cex:extLst>
      <w16:ext w16:uri="{CE6994B0-6A32-4C9F-8C6B-6E91EDA988CE}">
        <cr:reactions xmlns:cr="http://schemas.microsoft.com/office/comments/2020/reactions">
          <cr:reaction reactionType="1">
            <cr:reactionInfo dateUtc="2025-02-06T10:19:23Z">
              <cr:user userId="S::lars.van.duijnhoven@inspiro.nl::fb3f570f-6e30-46be-b969-4d213aff06f4" userProvider="AD" userName="Lars van Duijnhoven | Inspiro"/>
            </cr:reactionInfo>
          </cr:reaction>
        </cr:reactions>
      </w16:ext>
    </w16cex:extLst>
  </w16cex:commentExtensible>
  <w16cex:commentExtensible w16cex:durableId="06B70C43" w16cex:dateUtc="2025-02-06T09:15:00Z"/>
  <w16cex:commentExtensible w16cex:durableId="4EA77CB2" w16cex:dateUtc="2025-02-17T11:20:00Z">
    <w16cex:extLst>
      <w16:ext w16:uri="{CE6994B0-6A32-4C9F-8C6B-6E91EDA988CE}">
        <cr:reactions xmlns:cr="http://schemas.microsoft.com/office/comments/2020/reactions">
          <cr:reaction reactionType="1">
            <cr:reactionInfo dateUtc="2025-02-17T12:53:48Z">
              <cr:user userId="S::lars.van.duijnhoven@inspiro.nl::fb3f570f-6e30-46be-b969-4d213aff06f4" userProvider="AD" userName="Lars van Duijnhoven | Inspiro"/>
            </cr:reactionInfo>
          </cr:reaction>
        </cr:reactions>
      </w16:ext>
    </w16cex:extLst>
  </w16cex:commentExtensible>
  <w16cex:commentExtensible w16cex:durableId="6516BE52" w16cex:dateUtc="2025-02-17T11:21:00Z">
    <w16cex:extLst>
      <w16:ext w16:uri="{CE6994B0-6A32-4C9F-8C6B-6E91EDA988CE}">
        <cr:reactions xmlns:cr="http://schemas.microsoft.com/office/comments/2020/reactions">
          <cr:reaction reactionType="1">
            <cr:reactionInfo dateUtc="2025-02-17T12:54:26Z">
              <cr:user userId="S::lars.van.duijnhoven@inspiro.nl::fb3f570f-6e30-46be-b969-4d213aff06f4" userProvider="AD" userName="Lars van Duijnhoven | Inspiro"/>
            </cr:reactionInfo>
          </cr:reaction>
        </cr:reactions>
      </w16:ext>
    </w16cex:extLst>
  </w16cex:commentExtensible>
  <w16cex:commentExtensible w16cex:durableId="1407448E" w16cex:dateUtc="2025-02-07T12:51:00Z">
    <w16cex:extLst>
      <w16:ext w16:uri="{CE6994B0-6A32-4C9F-8C6B-6E91EDA988CE}">
        <cr:reactions xmlns:cr="http://schemas.microsoft.com/office/comments/2020/reactions">
          <cr:reaction reactionType="1">
            <cr:reactionInfo dateUtc="2025-02-11T10:08:43Z">
              <cr:user userId="S::lars.van.duijnhoven@inspiro.nl::fb3f570f-6e30-46be-b969-4d213aff06f4" userProvider="AD" userName="Lars van Duijnhoven | Inspiro"/>
            </cr:reactionInfo>
          </cr:reaction>
        </cr:reactions>
      </w16:ext>
    </w16cex:extLst>
  </w16cex:commentExtensible>
  <w16cex:commentExtensible w16cex:durableId="07FD8669" w16cex:dateUtc="2025-02-07T13:09:00Z"/>
  <w16cex:commentExtensible w16cex:durableId="3BAED90C" w16cex:dateUtc="2025-02-05T16:54:00Z">
    <w16cex:extLst>
      <w16:ext w16:uri="{CE6994B0-6A32-4C9F-8C6B-6E91EDA988CE}">
        <cr:reactions xmlns:cr="http://schemas.microsoft.com/office/comments/2020/reactions">
          <cr:reaction reactionType="1">
            <cr:reactionInfo dateUtc="2025-02-06T09:50:02Z">
              <cr:user userId="S::lars.van.duijnhoven@inspiro.nl::fb3f570f-6e30-46be-b969-4d213aff06f4" userProvider="AD" userName="Lars van Duijnhoven | Inspiro"/>
            </cr:reactionInfo>
          </cr:reaction>
        </cr:reactions>
      </w16:ext>
    </w16cex:extLst>
  </w16cex:commentExtensible>
  <w16cex:commentExtensible w16cex:durableId="2DAFC447" w16cex:dateUtc="2025-02-06T09:50:00Z"/>
  <w16cex:commentExtensible w16cex:durableId="4DD127EC" w16cex:dateUtc="2025-02-17T11:27:00Z">
    <w16cex:extLst>
      <w16:ext w16:uri="{CE6994B0-6A32-4C9F-8C6B-6E91EDA988CE}">
        <cr:reactions xmlns:cr="http://schemas.microsoft.com/office/comments/2020/reactions">
          <cr:reaction reactionType="1">
            <cr:reactionInfo dateUtc="2025-02-17T12:33:51Z">
              <cr:user userId="S::lars.van.duijnhoven@inspiro.nl::fb3f570f-6e30-46be-b969-4d213aff06f4" userProvider="AD" userName="Lars van Duijnhoven | Inspiro"/>
            </cr:reactionInfo>
          </cr:reaction>
        </cr:reactions>
      </w16:ext>
    </w16cex:extLst>
  </w16cex:commentExtensible>
  <w16cex:commentExtensible w16cex:durableId="64CDEFC6" w16cex:dateUtc="2025-02-17T11:29:00Z"/>
  <w16cex:commentExtensible w16cex:durableId="7F9D02F3" w16cex:dateUtc="2025-02-17T11:30:00Z">
    <w16cex:extLst>
      <w16:ext w16:uri="{CE6994B0-6A32-4C9F-8C6B-6E91EDA988CE}">
        <cr:reactions xmlns:cr="http://schemas.microsoft.com/office/comments/2020/reactions">
          <cr:reaction reactionType="1">
            <cr:reactionInfo dateUtc="2025-02-17T12:38:45Z">
              <cr:user userId="S::lars.van.duijnhoven@inspiro.nl::fb3f570f-6e30-46be-b969-4d213aff06f4" userProvider="AD" userName="Lars van Duijnhoven | Inspiro"/>
            </cr:reactionInfo>
          </cr:reaction>
        </cr:reactions>
      </w16:ext>
    </w16cex:extLst>
  </w16cex:commentExtensible>
  <w16cex:commentExtensible w16cex:durableId="5E24C6FB" w16cex:dateUtc="2025-02-17T12:38:00Z"/>
  <w16cex:commentExtensible w16cex:durableId="4D5D3C32" w16cex:dateUtc="2025-02-17T11:31:00Z">
    <w16cex:extLst>
      <w16:ext w16:uri="{CE6994B0-6A32-4C9F-8C6B-6E91EDA988CE}">
        <cr:reactions xmlns:cr="http://schemas.microsoft.com/office/comments/2020/reactions">
          <cr:reaction reactionType="1">
            <cr:reactionInfo dateUtc="2025-02-17T12:43:34Z">
              <cr:user userId="S::lars.van.duijnhoven@inspiro.nl::fb3f570f-6e30-46be-b969-4d213aff06f4" userProvider="AD" userName="Lars van Duijnhoven | Inspiro"/>
            </cr:reactionInfo>
          </cr:reaction>
        </cr:reactions>
      </w16:ext>
    </w16cex:extLst>
  </w16cex:commentExtensible>
  <w16cex:commentExtensible w16cex:durableId="6E121A1F" w16cex:dateUtc="2025-02-17T11:32:00Z">
    <w16cex:extLst>
      <w16:ext w16:uri="{CE6994B0-6A32-4C9F-8C6B-6E91EDA988CE}">
        <cr:reactions xmlns:cr="http://schemas.microsoft.com/office/comments/2020/reactions">
          <cr:reaction reactionType="1">
            <cr:reactionInfo dateUtc="2025-02-17T12:35:28Z">
              <cr:user userId="S::lars.van.duijnhoven@inspiro.nl::fb3f570f-6e30-46be-b969-4d213aff06f4" userProvider="AD" userName="Lars van Duijnhoven | Inspiro"/>
            </cr:reactionInfo>
          </cr:reaction>
        </cr:reactions>
      </w16:ext>
    </w16cex:extLst>
  </w16cex:commentExtensible>
  <w16cex:commentExtensible w16cex:durableId="6F4A60BE" w16cex:dateUtc="2025-02-17T12:35:00Z"/>
  <w16cex:commentExtensible w16cex:durableId="21B2BA46" w16cex:dateUtc="2025-02-05T16:58:00Z">
    <w16cex:extLst>
      <w16:ext w16:uri="{CE6994B0-6A32-4C9F-8C6B-6E91EDA988CE}">
        <cr:reactions xmlns:cr="http://schemas.microsoft.com/office/comments/2020/reactions">
          <cr:reaction reactionType="1">
            <cr:reactionInfo dateUtc="2025-02-06T10:06:05Z">
              <cr:user userId="S::lars.van.duijnhoven@inspiro.nl::fb3f570f-6e30-46be-b969-4d213aff06f4" userProvider="AD" userName="Lars van Duijnhoven | Inspiro"/>
            </cr:reactionInfo>
          </cr:reaction>
        </cr:reactions>
      </w16:ext>
    </w16cex:extLst>
  </w16cex:commentExtensible>
  <w16cex:commentExtensible w16cex:durableId="3ACD775F" w16cex:dateUtc="2025-02-06T10:06:00Z"/>
  <w16cex:commentExtensible w16cex:durableId="55C041C2" w16cex:dateUtc="2025-02-17T11:36:00Z">
    <w16cex:extLst>
      <w16:ext w16:uri="{CE6994B0-6A32-4C9F-8C6B-6E91EDA988CE}">
        <cr:reactions xmlns:cr="http://schemas.microsoft.com/office/comments/2020/reactions">
          <cr:reaction reactionType="1">
            <cr:reactionInfo dateUtc="2025-02-17T12:25:18Z">
              <cr:user userId="S::lars.van.duijnhoven@inspiro.nl::fb3f570f-6e30-46be-b969-4d213aff06f4" userProvider="AD" userName="Lars van Duijnhoven | Inspiro"/>
            </cr:reactionInfo>
          </cr:reaction>
        </cr:reactions>
      </w16:ext>
    </w16cex:extLst>
  </w16cex:commentExtensible>
  <w16cex:commentExtensible w16cex:durableId="0B7C8B9F" w16cex:dateUtc="2025-02-17T12:25:00Z"/>
  <w16cex:commentExtensible w16cex:durableId="12806AAF" w16cex:dateUtc="2025-02-17T11:37:00Z">
    <w16cex:extLst>
      <w16:ext w16:uri="{CE6994B0-6A32-4C9F-8C6B-6E91EDA988CE}">
        <cr:reactions xmlns:cr="http://schemas.microsoft.com/office/comments/2020/reactions">
          <cr:reaction reactionType="1">
            <cr:reactionInfo dateUtc="2025-02-17T12:59:47Z">
              <cr:user userId="S::lars.van.duijnhoven@inspiro.nl::fb3f570f-6e30-46be-b969-4d213aff06f4" userProvider="AD" userName="Lars van Duijnhoven | Inspiro"/>
            </cr:reactionInfo>
          </cr:reaction>
        </cr:reactions>
      </w16:ext>
    </w16cex:extLst>
  </w16cex:commentExtensible>
  <w16cex:commentExtensible w16cex:durableId="7DEE85EA" w16cex:dateUtc="2025-02-17T11:37:00Z"/>
  <w16cex:commentExtensible w16cex:durableId="0F974313" w16cex:dateUtc="2025-02-05T17:03:00Z">
    <w16cex:extLst>
      <w16:ext w16:uri="{CE6994B0-6A32-4C9F-8C6B-6E91EDA988CE}">
        <cr:reactions xmlns:cr="http://schemas.microsoft.com/office/comments/2020/reactions">
          <cr:reaction reactionType="1">
            <cr:reactionInfo dateUtc="2025-02-06T10:12:35Z">
              <cr:user userId="S::lars.van.duijnhoven@inspiro.nl::fb3f570f-6e30-46be-b969-4d213aff06f4" userProvider="AD" userName="Lars van Duijnhoven | Inspiro"/>
            </cr:reactionInfo>
          </cr:reaction>
        </cr:reactions>
      </w16:ext>
    </w16cex:extLst>
  </w16cex:commentExtensible>
  <w16cex:commentExtensible w16cex:durableId="0F0C30C6" w16cex:dateUtc="2025-02-05T17:04:00Z">
    <w16cex:extLst>
      <w16:ext w16:uri="{CE6994B0-6A32-4C9F-8C6B-6E91EDA988CE}">
        <cr:reactions xmlns:cr="http://schemas.microsoft.com/office/comments/2020/reactions">
          <cr:reaction reactionType="1">
            <cr:reactionInfo dateUtc="2025-02-06T10:15:53Z">
              <cr:user userId="S::lars.van.duijnhoven@inspiro.nl::fb3f570f-6e30-46be-b969-4d213aff06f4" userProvider="AD" userName="Lars van Duijnhoven | Inspiro"/>
            </cr:reactionInfo>
          </cr:reaction>
        </cr:reactions>
      </w16:ext>
    </w16cex:extLst>
  </w16cex:commentExtensible>
  <w16cex:commentExtensible w16cex:durableId="0BC59284" w16cex:dateUtc="2025-02-06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ABC2F" w16cid:durableId="14455A0F"/>
  <w16cid:commentId w16cid:paraId="1367618A" w16cid:durableId="160B7EEB"/>
  <w16cid:commentId w16cid:paraId="76677284" w16cid:durableId="384793B8"/>
  <w16cid:commentId w16cid:paraId="2AFD87AF" w16cid:durableId="0AD20B2B"/>
  <w16cid:commentId w16cid:paraId="3BC98A63" w16cid:durableId="0CA65B6F"/>
  <w16cid:commentId w16cid:paraId="398D907D" w16cid:durableId="38F38EE1"/>
  <w16cid:commentId w16cid:paraId="52D17B2B" w16cid:durableId="4B77180D"/>
  <w16cid:commentId w16cid:paraId="2AD82877" w16cid:durableId="02641386"/>
  <w16cid:commentId w16cid:paraId="37EDEFF1" w16cid:durableId="7A4F7EEF"/>
  <w16cid:commentId w16cid:paraId="7817848B" w16cid:durableId="66ECE862"/>
  <w16cid:commentId w16cid:paraId="3152E26E" w16cid:durableId="699683E4"/>
  <w16cid:commentId w16cid:paraId="1FAE7FFE" w16cid:durableId="28F78C83"/>
  <w16cid:commentId w16cid:paraId="340E255E" w16cid:durableId="3A3454FA"/>
  <w16cid:commentId w16cid:paraId="57A7A5D8" w16cid:durableId="3E49FAA4"/>
  <w16cid:commentId w16cid:paraId="13BF9018" w16cid:durableId="751DF8D4"/>
  <w16cid:commentId w16cid:paraId="15E44DB1" w16cid:durableId="4DB36B51"/>
  <w16cid:commentId w16cid:paraId="4987BEC1" w16cid:durableId="5ABB205C"/>
  <w16cid:commentId w16cid:paraId="393FD1E5" w16cid:durableId="18F8D063"/>
  <w16cid:commentId w16cid:paraId="6E86842B" w16cid:durableId="083D7DBD"/>
  <w16cid:commentId w16cid:paraId="3754BDED" w16cid:durableId="5C53AAA5"/>
  <w16cid:commentId w16cid:paraId="6FD67E71" w16cid:durableId="0E560102"/>
  <w16cid:commentId w16cid:paraId="05508A8B" w16cid:durableId="28B85F89"/>
  <w16cid:commentId w16cid:paraId="7A14E6FB" w16cid:durableId="1B39411A"/>
  <w16cid:commentId w16cid:paraId="1DC0E1D2" w16cid:durableId="126B9022"/>
  <w16cid:commentId w16cid:paraId="37DBF958" w16cid:durableId="7AF51B9E"/>
  <w16cid:commentId w16cid:paraId="73E36D60" w16cid:durableId="1543A5DA"/>
  <w16cid:commentId w16cid:paraId="1D073241" w16cid:durableId="2D5271DB"/>
  <w16cid:commentId w16cid:paraId="784D5823" w16cid:durableId="06B70C43"/>
  <w16cid:commentId w16cid:paraId="426DF32A" w16cid:durableId="4EA77CB2"/>
  <w16cid:commentId w16cid:paraId="7A8DDAF7" w16cid:durableId="6516BE52"/>
  <w16cid:commentId w16cid:paraId="1196F41F" w16cid:durableId="1407448E"/>
  <w16cid:commentId w16cid:paraId="06CFE1FC" w16cid:durableId="07FD8669"/>
  <w16cid:commentId w16cid:paraId="5E09B499" w16cid:durableId="3BAED90C"/>
  <w16cid:commentId w16cid:paraId="4CBD5076" w16cid:durableId="2DAFC447"/>
  <w16cid:commentId w16cid:paraId="3621C694" w16cid:durableId="4DD127EC"/>
  <w16cid:commentId w16cid:paraId="6AB608BC" w16cid:durableId="64CDEFC6"/>
  <w16cid:commentId w16cid:paraId="0E0D08B9" w16cid:durableId="7F9D02F3"/>
  <w16cid:commentId w16cid:paraId="6E81B123" w16cid:durableId="5E24C6FB"/>
  <w16cid:commentId w16cid:paraId="7D91A746" w16cid:durableId="4D5D3C32"/>
  <w16cid:commentId w16cid:paraId="0AE686A1" w16cid:durableId="6E121A1F"/>
  <w16cid:commentId w16cid:paraId="2D440582" w16cid:durableId="6F4A60BE"/>
  <w16cid:commentId w16cid:paraId="20577956" w16cid:durableId="21B2BA46"/>
  <w16cid:commentId w16cid:paraId="7D10F140" w16cid:durableId="3ACD775F"/>
  <w16cid:commentId w16cid:paraId="1F118C6D" w16cid:durableId="55C041C2"/>
  <w16cid:commentId w16cid:paraId="0FE150F9" w16cid:durableId="0B7C8B9F"/>
  <w16cid:commentId w16cid:paraId="4353779F" w16cid:durableId="12806AAF"/>
  <w16cid:commentId w16cid:paraId="283A4DA8" w16cid:durableId="7DEE85EA"/>
  <w16cid:commentId w16cid:paraId="2F6A2C73" w16cid:durableId="0F974313"/>
  <w16cid:commentId w16cid:paraId="1743A24F" w16cid:durableId="0F0C30C6"/>
  <w16cid:commentId w16cid:paraId="10435BF0" w16cid:durableId="0BC59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F02F" w14:textId="77777777" w:rsidR="00053293" w:rsidRPr="000230A8" w:rsidRDefault="00053293">
      <w:pPr>
        <w:spacing w:line="240" w:lineRule="auto"/>
      </w:pPr>
      <w:r w:rsidRPr="000230A8">
        <w:separator/>
      </w:r>
    </w:p>
  </w:endnote>
  <w:endnote w:type="continuationSeparator" w:id="0">
    <w:p w14:paraId="2F28DA32" w14:textId="77777777" w:rsidR="00053293" w:rsidRPr="000230A8" w:rsidRDefault="00053293">
      <w:pPr>
        <w:spacing w:line="240" w:lineRule="auto"/>
      </w:pPr>
      <w:r w:rsidRPr="000230A8">
        <w:continuationSeparator/>
      </w:r>
    </w:p>
  </w:endnote>
  <w:endnote w:type="continuationNotice" w:id="1">
    <w:p w14:paraId="4A165619" w14:textId="77777777" w:rsidR="00053293" w:rsidRPr="000230A8" w:rsidRDefault="000532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6EDD" w14:textId="77777777" w:rsidR="00B76BB2" w:rsidRPr="000230A8" w:rsidRDefault="00B76BB2">
    <w:pPr>
      <w:spacing w:after="160" w:line="259" w:lineRule="auto"/>
      <w:rPr>
        <w:sz w:val="16"/>
        <w:szCs w:val="16"/>
      </w:rPr>
    </w:pPr>
  </w:p>
  <w:p w14:paraId="6598F0E5" w14:textId="77777777" w:rsidR="00B76BB2" w:rsidRPr="000230A8"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F16" w14:textId="2CE9E38C" w:rsidR="00B76BB2" w:rsidRPr="000230A8" w:rsidRDefault="00B25FE7" w:rsidP="005326EA">
    <w:pPr>
      <w:pStyle w:val="Footer"/>
      <w:tabs>
        <w:tab w:val="clear" w:pos="9185"/>
        <w:tab w:val="right" w:pos="9184"/>
      </w:tabs>
    </w:pPr>
    <w:r w:rsidRPr="000230A8">
      <w:rPr>
        <w:noProof/>
      </w:rPr>
      <w:drawing>
        <wp:anchor distT="0" distB="0" distL="114300" distR="114300" simplePos="0" relativeHeight="251658243" behindDoc="1" locked="0" layoutInCell="1" allowOverlap="1" wp14:anchorId="42E47975" wp14:editId="5214644E">
          <wp:simplePos x="0" y="0"/>
          <wp:positionH relativeFrom="page">
            <wp:posOffset>0</wp:posOffset>
          </wp:positionH>
          <wp:positionV relativeFrom="page">
            <wp:posOffset>9401175</wp:posOffset>
          </wp:positionV>
          <wp:extent cx="7559675" cy="1287780"/>
          <wp:effectExtent l="0" t="0" r="3175" b="7620"/>
          <wp:wrapNone/>
          <wp:docPr id="2128466953"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9789" w14:textId="3C578D34" w:rsidR="00365A68" w:rsidRPr="000230A8" w:rsidRDefault="00365A68">
    <w:pPr>
      <w:pStyle w:val="Footer"/>
    </w:pPr>
    <w:r w:rsidRPr="000230A8">
      <w:rPr>
        <w:noProof/>
      </w:rPr>
      <w:drawing>
        <wp:anchor distT="0" distB="0" distL="114300" distR="114300" simplePos="0" relativeHeight="251658240" behindDoc="1" locked="0" layoutInCell="1" allowOverlap="1" wp14:anchorId="37C14344" wp14:editId="3555C134">
          <wp:simplePos x="0" y="0"/>
          <wp:positionH relativeFrom="page">
            <wp:posOffset>0</wp:posOffset>
          </wp:positionH>
          <wp:positionV relativeFrom="page">
            <wp:posOffset>9401175</wp:posOffset>
          </wp:positionV>
          <wp:extent cx="7559675" cy="1287780"/>
          <wp:effectExtent l="0" t="0" r="3175" b="7620"/>
          <wp:wrapNone/>
          <wp:docPr id="152027128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9155070"/>
      <w:docPartObj>
        <w:docPartGallery w:val="Page Numbers (Bottom of Page)"/>
        <w:docPartUnique/>
      </w:docPartObj>
    </w:sdtPr>
    <w:sdtContent>
      <w:p w14:paraId="6A24BCC7" w14:textId="7660D600" w:rsidR="00B25FE7" w:rsidRPr="000230A8" w:rsidRDefault="00B25FE7" w:rsidP="00D7200F">
        <w:pPr>
          <w:pStyle w:val="Footer"/>
          <w:rPr>
            <w:rFonts w:ascii="Arial" w:hAnsi="Arial" w:cs="Arial"/>
          </w:rPr>
        </w:pPr>
        <w:r w:rsidRPr="000230A8">
          <w:rPr>
            <w:rFonts w:ascii="Arial" w:hAnsi="Arial" w:cs="Arial"/>
            <w:noProof/>
          </w:rPr>
          <mc:AlternateContent>
            <mc:Choice Requires="wps">
              <w:drawing>
                <wp:anchor distT="0" distB="0" distL="114300" distR="114300" simplePos="0" relativeHeight="251658245" behindDoc="0" locked="1" layoutInCell="1" allowOverlap="1" wp14:anchorId="7BFEAD91" wp14:editId="02AE456D">
                  <wp:simplePos x="0" y="0"/>
                  <wp:positionH relativeFrom="margin">
                    <wp:align>right</wp:align>
                  </wp:positionH>
                  <wp:positionV relativeFrom="paragraph">
                    <wp:posOffset>231140</wp:posOffset>
                  </wp:positionV>
                  <wp:extent cx="1018800" cy="122400"/>
                  <wp:effectExtent l="0" t="0" r="10160" b="11430"/>
                  <wp:wrapNone/>
                  <wp:docPr id="19" name="Tekstvak 19"/>
                  <wp:cNvGraphicFramePr/>
                  <a:graphic xmlns:a="http://schemas.openxmlformats.org/drawingml/2006/main">
                    <a:graphicData uri="http://schemas.microsoft.com/office/word/2010/wordprocessingShape">
                      <wps:wsp>
                        <wps:cNvSpPr txBox="1"/>
                        <wps:spPr>
                          <a:xfrm>
                            <a:off x="0" y="0"/>
                            <a:ext cx="1018800" cy="12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73CB6" w14:textId="16288C5C" w:rsidR="00B25FE7" w:rsidRPr="000230A8" w:rsidRDefault="00B25FE7" w:rsidP="00B25FE7">
                              <w:pPr>
                                <w:pStyle w:val="Footer"/>
                                <w:jc w:val="right"/>
                              </w:pPr>
                              <w:r w:rsidRPr="000230A8">
                                <w:fldChar w:fldCharType="begin"/>
                              </w:r>
                              <w:r w:rsidRPr="000230A8">
                                <w:instrText>PAGE   \* MERGEFORMAT</w:instrText>
                              </w:r>
                              <w:r w:rsidRPr="000230A8">
                                <w:fldChar w:fldCharType="separate"/>
                              </w:r>
                              <w:r w:rsidR="009E71B4" w:rsidRPr="000230A8">
                                <w:t>2</w:t>
                              </w:r>
                              <w:r w:rsidRPr="000230A8">
                                <w:fldChar w:fldCharType="end"/>
                              </w:r>
                              <w:r w:rsidRPr="000230A8">
                                <w:t>/</w:t>
                              </w:r>
                              <w:fldSimple w:instr="NUMPAGES   \* MERGEFORMAT">
                                <w:r w:rsidR="009E71B4" w:rsidRPr="000230A8">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EAD91" id="_x0000_t202" coordsize="21600,21600" o:spt="202" path="m,l,21600r21600,l21600,xe">
                  <v:stroke joinstyle="miter"/>
                  <v:path gradientshapeok="t" o:connecttype="rect"/>
                </v:shapetype>
                <v:shape id="Tekstvak 19" o:spid="_x0000_s1026" type="#_x0000_t202" style="position:absolute;margin-left:29pt;margin-top:18.2pt;width:80.2pt;height:9.6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" filled="f" stroked="f" strokeweight=".5pt">
                  <v:textbox inset="0,0,0,0">
                    <w:txbxContent>
                      <w:p w14:paraId="21773CB6" w14:textId="16288C5C" w:rsidR="00B25FE7" w:rsidRPr="000230A8" w:rsidRDefault="00B25FE7" w:rsidP="00B25FE7">
                        <w:pPr>
                          <w:pStyle w:val="Footer"/>
                          <w:jc w:val="right"/>
                        </w:pPr>
                        <w:r w:rsidRPr="000230A8">
                          <w:fldChar w:fldCharType="begin"/>
                        </w:r>
                        <w:r w:rsidRPr="000230A8">
                          <w:instrText>PAGE   \* MERGEFORMAT</w:instrText>
                        </w:r>
                        <w:r w:rsidRPr="000230A8">
                          <w:fldChar w:fldCharType="separate"/>
                        </w:r>
                        <w:r w:rsidR="009E71B4" w:rsidRPr="000230A8">
                          <w:t>2</w:t>
                        </w:r>
                        <w:r w:rsidRPr="000230A8">
                          <w:fldChar w:fldCharType="end"/>
                        </w:r>
                        <w:r w:rsidRPr="000230A8">
                          <w:t>/</w:t>
                        </w:r>
                        <w:fldSimple w:instr="NUMPAGES   \* MERGEFORMAT">
                          <w:r w:rsidR="009E71B4" w:rsidRPr="000230A8">
                            <w:t>5</w:t>
                          </w:r>
                        </w:fldSimple>
                      </w:p>
                    </w:txbxContent>
                  </v:textbox>
                  <w10:wrap anchorx="margin"/>
                  <w10:anchorlock/>
                </v:shape>
              </w:pict>
            </mc:Fallback>
          </mc:AlternateContent>
        </w:r>
      </w:p>
      <w:sdt>
        <w:sdtPr>
          <w:rPr>
            <w:rFonts w:ascii="Arial" w:hAnsi="Arial" w:cs="Arial"/>
          </w:rPr>
          <w:id w:val="-503436793"/>
          <w:docPartObj>
            <w:docPartGallery w:val="Page Numbers (Bottom of Page)"/>
            <w:docPartUnique/>
          </w:docPartObj>
        </w:sdtPr>
        <w:sdtContent>
          <w:p w14:paraId="42959BD7" w14:textId="77777777" w:rsidR="00B25FE7" w:rsidRPr="000230A8" w:rsidRDefault="00B25FE7" w:rsidP="00B25FE7">
            <w:pPr>
              <w:pStyle w:val="Footer"/>
              <w:tabs>
                <w:tab w:val="clear" w:pos="9185"/>
                <w:tab w:val="right" w:pos="9184"/>
              </w:tabs>
              <w:rPr>
                <w:rFonts w:ascii="Arial" w:hAnsi="Arial" w:cs="Arial"/>
              </w:rPr>
            </w:pPr>
          </w:p>
          <w:p w14:paraId="0D332EAF" w14:textId="21551E66" w:rsidR="00B25FE7" w:rsidRPr="000230A8" w:rsidRDefault="00000000" w:rsidP="00B25FE7">
            <w:pPr>
              <w:pStyle w:val="Footer"/>
              <w:rPr>
                <w:rFonts w:ascii="Arial" w:hAnsi="Arial" w:cs="Arial"/>
              </w:rPr>
            </w:pPr>
            <w:sdt>
              <w:sdtPr>
                <w:rPr>
                  <w:caps/>
                </w:rPr>
                <w:tag w:val=""/>
                <w:id w:val="-1879925565"/>
                <w:placeholder>
                  <w:docPart w:val="DE1557D253064C0A9571C687E6408A19"/>
                </w:placeholder>
                <w:dataBinding w:prefixMappings="xmlns:ns0='http://purl.org/dc/elements/1.1/' xmlns:ns1='http://schemas.openxmlformats.org/package/2006/metadata/core-properties' " w:xpath="/ns1:coreProperties[1]/ns0:subject[1]" w:storeItemID="{6C3C8BC8-F283-45AE-878A-BAB7291924A1}"/>
                <w:text/>
              </w:sdtPr>
              <w:sdtContent>
                <w:r w:rsidR="00447EBF" w:rsidRPr="000230A8">
                  <w:rPr>
                    <w:caps/>
                  </w:rPr>
                  <w:t>Stageplan</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18EF" w14:textId="77777777" w:rsidR="00053293" w:rsidRPr="000230A8" w:rsidRDefault="00053293">
      <w:pPr>
        <w:spacing w:line="240" w:lineRule="auto"/>
      </w:pPr>
      <w:r w:rsidRPr="000230A8">
        <w:separator/>
      </w:r>
    </w:p>
  </w:footnote>
  <w:footnote w:type="continuationSeparator" w:id="0">
    <w:p w14:paraId="543DAD72" w14:textId="77777777" w:rsidR="00053293" w:rsidRPr="000230A8" w:rsidRDefault="00053293">
      <w:pPr>
        <w:spacing w:line="240" w:lineRule="auto"/>
      </w:pPr>
      <w:r w:rsidRPr="000230A8">
        <w:continuationSeparator/>
      </w:r>
    </w:p>
  </w:footnote>
  <w:footnote w:type="continuationNotice" w:id="1">
    <w:p w14:paraId="2A508C5A" w14:textId="77777777" w:rsidR="00053293" w:rsidRPr="000230A8" w:rsidRDefault="000532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0CDE" w14:textId="77777777" w:rsidR="00B76BB2" w:rsidRPr="000230A8" w:rsidRDefault="00B76BB2">
    <w:pPr>
      <w:spacing w:after="160" w:line="259" w:lineRule="auto"/>
    </w:pPr>
  </w:p>
  <w:p w14:paraId="27B08B33" w14:textId="77777777" w:rsidR="00B76BB2" w:rsidRPr="000230A8"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4904" w14:textId="77777777" w:rsidR="00B25FE7" w:rsidRPr="000230A8" w:rsidRDefault="00B25FE7" w:rsidP="00B25FE7">
    <w:pPr>
      <w:tabs>
        <w:tab w:val="left" w:pos="1350"/>
      </w:tabs>
      <w:spacing w:after="160" w:line="259" w:lineRule="auto"/>
    </w:pPr>
  </w:p>
  <w:p w14:paraId="339CFF7D" w14:textId="77777777" w:rsidR="00B25FE7" w:rsidRPr="000230A8" w:rsidRDefault="00B25FE7" w:rsidP="00B25FE7">
    <w:pPr>
      <w:spacing w:after="160" w:line="259" w:lineRule="auto"/>
    </w:pPr>
  </w:p>
  <w:p w14:paraId="29021A81" w14:textId="77777777" w:rsidR="00B25FE7" w:rsidRPr="000230A8" w:rsidRDefault="00B25FE7" w:rsidP="00B25FE7">
    <w:pPr>
      <w:spacing w:after="160" w:line="259" w:lineRule="auto"/>
    </w:pPr>
  </w:p>
  <w:p w14:paraId="50BF9443" w14:textId="77777777" w:rsidR="00B25FE7" w:rsidRPr="000230A8" w:rsidRDefault="00B25FE7" w:rsidP="00B25FE7">
    <w:pPr>
      <w:spacing w:after="160" w:line="259" w:lineRule="auto"/>
    </w:pPr>
  </w:p>
  <w:p w14:paraId="60A7C087" w14:textId="77777777" w:rsidR="00B25FE7" w:rsidRPr="000230A8" w:rsidRDefault="00B25FE7" w:rsidP="00B25FE7">
    <w:pPr>
      <w:spacing w:after="160" w:line="259" w:lineRule="auto"/>
    </w:pPr>
  </w:p>
  <w:p w14:paraId="1E91F45B" w14:textId="77777777" w:rsidR="00B25FE7" w:rsidRPr="000230A8" w:rsidRDefault="00B25FE7" w:rsidP="00B25FE7">
    <w:pPr>
      <w:spacing w:after="160" w:line="259" w:lineRule="auto"/>
    </w:pPr>
  </w:p>
  <w:p w14:paraId="6057FD74" w14:textId="77777777" w:rsidR="00B25FE7" w:rsidRPr="000230A8" w:rsidRDefault="00B25FE7" w:rsidP="00B25FE7">
    <w:pPr>
      <w:spacing w:after="160" w:line="259" w:lineRule="auto"/>
    </w:pPr>
  </w:p>
  <w:p w14:paraId="2AA34666" w14:textId="77777777" w:rsidR="00B25FE7" w:rsidRPr="000230A8" w:rsidRDefault="00B25FE7" w:rsidP="00B25FE7">
    <w:pPr>
      <w:spacing w:after="160" w:line="259" w:lineRule="auto"/>
    </w:pPr>
  </w:p>
  <w:p w14:paraId="54D0892D" w14:textId="77777777" w:rsidR="00B25FE7" w:rsidRPr="000230A8" w:rsidRDefault="00B25FE7" w:rsidP="00B25FE7">
    <w:pPr>
      <w:spacing w:after="160" w:line="259" w:lineRule="auto"/>
    </w:pPr>
  </w:p>
  <w:p w14:paraId="5F2B602F" w14:textId="77777777" w:rsidR="00B25FE7" w:rsidRPr="000230A8" w:rsidRDefault="00B25FE7" w:rsidP="00B25FE7">
    <w:pPr>
      <w:spacing w:after="160" w:line="259" w:lineRule="auto"/>
    </w:pPr>
  </w:p>
  <w:p w14:paraId="1E15C6F0" w14:textId="77777777" w:rsidR="00B25FE7" w:rsidRPr="000230A8" w:rsidRDefault="00B25FE7" w:rsidP="00B25FE7">
    <w:pPr>
      <w:spacing w:after="160" w:line="259" w:lineRule="auto"/>
    </w:pPr>
  </w:p>
  <w:p w14:paraId="447DB330" w14:textId="77777777" w:rsidR="00B25FE7" w:rsidRPr="000230A8" w:rsidRDefault="00B25FE7" w:rsidP="00B25FE7">
    <w:pPr>
      <w:spacing w:after="160" w:line="259" w:lineRule="auto"/>
    </w:pPr>
  </w:p>
  <w:p w14:paraId="255015A6" w14:textId="77777777" w:rsidR="00B25FE7" w:rsidRPr="000230A8" w:rsidRDefault="00B25FE7" w:rsidP="00B25FE7">
    <w:pPr>
      <w:spacing w:after="160" w:line="259" w:lineRule="auto"/>
    </w:pPr>
  </w:p>
  <w:p w14:paraId="0C5B59A6" w14:textId="77777777" w:rsidR="00B25FE7" w:rsidRPr="000230A8" w:rsidRDefault="00B25FE7" w:rsidP="00B25FE7">
    <w:pPr>
      <w:spacing w:after="160" w:line="259" w:lineRule="auto"/>
    </w:pPr>
  </w:p>
  <w:p w14:paraId="6A28037C" w14:textId="7C9AC416" w:rsidR="00842611" w:rsidRPr="000230A8" w:rsidRDefault="00B25FE7" w:rsidP="00B25FE7">
    <w:pPr>
      <w:spacing w:after="160" w:line="259" w:lineRule="auto"/>
    </w:pPr>
    <w:r w:rsidRPr="000230A8">
      <w:rPr>
        <w:noProof/>
      </w:rPr>
      <w:drawing>
        <wp:anchor distT="0" distB="0" distL="114300" distR="114300" simplePos="0" relativeHeight="251658242" behindDoc="1" locked="0" layoutInCell="1" allowOverlap="1" wp14:anchorId="17F4281D" wp14:editId="0CB3A745">
          <wp:simplePos x="0" y="0"/>
          <wp:positionH relativeFrom="page">
            <wp:posOffset>161925</wp:posOffset>
          </wp:positionH>
          <wp:positionV relativeFrom="page">
            <wp:align>top</wp:align>
          </wp:positionV>
          <wp:extent cx="4676400" cy="3258000"/>
          <wp:effectExtent l="0" t="0" r="0" b="0"/>
          <wp:wrapNone/>
          <wp:docPr id="313006510"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0B08" w14:textId="35E4BBC6" w:rsidR="00435586" w:rsidRPr="000230A8" w:rsidRDefault="00435586" w:rsidP="00B25FE7">
    <w:pPr>
      <w:tabs>
        <w:tab w:val="left" w:pos="1350"/>
      </w:tabs>
      <w:spacing w:after="160" w:line="259" w:lineRule="auto"/>
    </w:pPr>
  </w:p>
  <w:p w14:paraId="3BB62C0A" w14:textId="77777777" w:rsidR="00435586" w:rsidRPr="000230A8" w:rsidRDefault="00435586">
    <w:pPr>
      <w:spacing w:after="160" w:line="259" w:lineRule="auto"/>
    </w:pPr>
  </w:p>
  <w:p w14:paraId="56C45851" w14:textId="77777777" w:rsidR="00435586" w:rsidRPr="000230A8" w:rsidRDefault="00435586">
    <w:pPr>
      <w:spacing w:after="160" w:line="259" w:lineRule="auto"/>
    </w:pPr>
  </w:p>
  <w:p w14:paraId="69D0B5B9" w14:textId="77777777" w:rsidR="00435586" w:rsidRPr="000230A8" w:rsidRDefault="00435586">
    <w:pPr>
      <w:spacing w:after="160" w:line="259" w:lineRule="auto"/>
    </w:pPr>
  </w:p>
  <w:p w14:paraId="06D856AC" w14:textId="77777777" w:rsidR="00435586" w:rsidRPr="000230A8" w:rsidRDefault="00435586">
    <w:pPr>
      <w:spacing w:after="160" w:line="259" w:lineRule="auto"/>
    </w:pPr>
  </w:p>
  <w:p w14:paraId="3481BD81" w14:textId="77777777" w:rsidR="00435586" w:rsidRPr="000230A8" w:rsidRDefault="00435586">
    <w:pPr>
      <w:spacing w:after="160" w:line="259" w:lineRule="auto"/>
    </w:pPr>
  </w:p>
  <w:p w14:paraId="704FE077" w14:textId="77777777" w:rsidR="00435586" w:rsidRPr="000230A8" w:rsidRDefault="00435586">
    <w:pPr>
      <w:spacing w:after="160" w:line="259" w:lineRule="auto"/>
    </w:pPr>
  </w:p>
  <w:p w14:paraId="436336EE" w14:textId="77777777" w:rsidR="00435586" w:rsidRPr="000230A8" w:rsidRDefault="00435586">
    <w:pPr>
      <w:spacing w:after="160" w:line="259" w:lineRule="auto"/>
    </w:pPr>
  </w:p>
  <w:p w14:paraId="503F327C" w14:textId="77777777" w:rsidR="00435586" w:rsidRPr="000230A8" w:rsidRDefault="00435586">
    <w:pPr>
      <w:spacing w:after="160" w:line="259" w:lineRule="auto"/>
    </w:pPr>
  </w:p>
  <w:p w14:paraId="238099B6" w14:textId="77777777" w:rsidR="00435586" w:rsidRPr="000230A8" w:rsidRDefault="00435586">
    <w:pPr>
      <w:spacing w:after="160" w:line="259" w:lineRule="auto"/>
    </w:pPr>
  </w:p>
  <w:p w14:paraId="1795ACB8" w14:textId="77777777" w:rsidR="00435586" w:rsidRPr="000230A8" w:rsidRDefault="00435586">
    <w:pPr>
      <w:spacing w:after="160" w:line="259" w:lineRule="auto"/>
    </w:pPr>
  </w:p>
  <w:p w14:paraId="640FBAE6" w14:textId="77777777" w:rsidR="00435586" w:rsidRPr="000230A8" w:rsidRDefault="00435586">
    <w:pPr>
      <w:spacing w:after="160" w:line="259" w:lineRule="auto"/>
    </w:pPr>
  </w:p>
  <w:p w14:paraId="4A820244" w14:textId="77777777" w:rsidR="00435586" w:rsidRPr="000230A8" w:rsidRDefault="00435586">
    <w:pPr>
      <w:spacing w:after="160" w:line="259" w:lineRule="auto"/>
    </w:pPr>
  </w:p>
  <w:p w14:paraId="789DB614" w14:textId="77777777" w:rsidR="00435586" w:rsidRPr="000230A8" w:rsidRDefault="00435586">
    <w:pPr>
      <w:spacing w:after="160" w:line="259" w:lineRule="auto"/>
    </w:pPr>
  </w:p>
  <w:p w14:paraId="0AB0BD13" w14:textId="411777B1" w:rsidR="00B76BB2" w:rsidRPr="000230A8" w:rsidRDefault="00365A68">
    <w:pPr>
      <w:spacing w:after="160" w:line="259" w:lineRule="auto"/>
    </w:pPr>
    <w:r w:rsidRPr="000230A8">
      <w:rPr>
        <w:noProof/>
      </w:rPr>
      <w:drawing>
        <wp:anchor distT="0" distB="0" distL="114300" distR="114300" simplePos="0" relativeHeight="251658241" behindDoc="1" locked="0" layoutInCell="1" allowOverlap="1" wp14:anchorId="3F49E87A" wp14:editId="3C1F6B1E">
          <wp:simplePos x="0" y="0"/>
          <wp:positionH relativeFrom="page">
            <wp:posOffset>161925</wp:posOffset>
          </wp:positionH>
          <wp:positionV relativeFrom="page">
            <wp:align>top</wp:align>
          </wp:positionV>
          <wp:extent cx="4676400" cy="3258000"/>
          <wp:effectExtent l="0" t="0" r="0" b="0"/>
          <wp:wrapNone/>
          <wp:docPr id="54836116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07DD" w14:textId="77777777" w:rsidR="00B25FE7" w:rsidRPr="000230A8" w:rsidRDefault="00B25FE7" w:rsidP="00B25FE7">
    <w:pPr>
      <w:pStyle w:val="Header"/>
    </w:pPr>
    <w:r w:rsidRPr="000230A8">
      <w:rPr>
        <w:noProof/>
      </w:rPr>
      <w:drawing>
        <wp:anchor distT="0" distB="0" distL="114300" distR="114300" simplePos="0" relativeHeight="251658244" behindDoc="0" locked="0" layoutInCell="1" allowOverlap="1" wp14:anchorId="63788751" wp14:editId="21EC2D0F">
          <wp:simplePos x="0" y="0"/>
          <wp:positionH relativeFrom="page">
            <wp:align>right</wp:align>
          </wp:positionH>
          <wp:positionV relativeFrom="page">
            <wp:align>top</wp:align>
          </wp:positionV>
          <wp:extent cx="2649600" cy="1029600"/>
          <wp:effectExtent l="0" t="0" r="0"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10971"/>
                  <a:stretch/>
                </pic:blipFill>
                <pic:spPr bwMode="auto">
                  <a:xfrm>
                    <a:off x="0" y="0"/>
                    <a:ext cx="2649600" cy="102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51E1FA" w14:textId="5A62CAC1" w:rsidR="00B25FE7" w:rsidRPr="000230A8" w:rsidRDefault="00B25FE7" w:rsidP="00B25FE7">
    <w:pPr>
      <w:pStyle w:val="Header"/>
    </w:pPr>
  </w:p>
</w:hdr>
</file>

<file path=word/intelligence2.xml><?xml version="1.0" encoding="utf-8"?>
<int2:intelligence xmlns:int2="http://schemas.microsoft.com/office/intelligence/2020/intelligence" xmlns:oel="http://schemas.microsoft.com/office/2019/extlst">
  <int2:observations>
    <int2:textHash int2:hashCode="/55A2iNF3J3bO3" int2:id="2p7DmLdQ">
      <int2:state int2:value="Rejected" int2:type="AugLoop_Text_Critique"/>
    </int2:textHash>
    <int2:textHash int2:hashCode="42bW69FlX51BZU" int2:id="35x8fMta">
      <int2:state int2:value="Rejected" int2:type="AugLoop_Text_Critique"/>
    </int2:textHash>
    <int2:textHash int2:hashCode="zuKePdn4aO0dxY" int2:id="3a3i8zpV">
      <int2:state int2:value="Rejected" int2:type="AugLoop_Text_Critique"/>
    </int2:textHash>
    <int2:textHash int2:hashCode="ACmaQI3DSYo817" int2:id="4PmfeDJo">
      <int2:state int2:value="Rejected" int2:type="AugLoop_Text_Critique"/>
    </int2:textHash>
    <int2:textHash int2:hashCode="97cwRDNVrZlMZe" int2:id="6Gn9J2hp">
      <int2:state int2:value="Rejected" int2:type="AugLoop_Text_Critique"/>
    </int2:textHash>
    <int2:textHash int2:hashCode="bfHs+k09BNHCbG" int2:id="8oTa3US7">
      <int2:state int2:value="Rejected" int2:type="AugLoop_Text_Critique"/>
    </int2:textHash>
    <int2:textHash int2:hashCode="Tjd8tPm/3l08rF" int2:id="BZpmnLzT">
      <int2:state int2:value="Rejected" int2:type="AugLoop_Text_Critique"/>
    </int2:textHash>
    <int2:textHash int2:hashCode="F+MSADUKEtqwhn" int2:id="BeWYtZRF">
      <int2:state int2:value="Rejected" int2:type="AugLoop_Text_Critique"/>
    </int2:textHash>
    <int2:textHash int2:hashCode="7S6zdCYYuxDTsr" int2:id="DBNwG7bw">
      <int2:state int2:value="Rejected" int2:type="AugLoop_Text_Critique"/>
    </int2:textHash>
    <int2:textHash int2:hashCode="UOD4sivbGIxxMl" int2:id="HUy1iPkO">
      <int2:state int2:value="Rejected" int2:type="AugLoop_Text_Critique"/>
    </int2:textHash>
    <int2:textHash int2:hashCode="YAINGxlwe1h1dK" int2:id="IVxZeGuD">
      <int2:state int2:value="Rejected" int2:type="AugLoop_Text_Critique"/>
    </int2:textHash>
    <int2:textHash int2:hashCode="P7duxHqZE/YeG7" int2:id="Ot3QHuVQ">
      <int2:state int2:value="Rejected" int2:type="AugLoop_Text_Critique"/>
    </int2:textHash>
    <int2:textHash int2:hashCode="sdvR10n5zfT99p" int2:id="W3vTokiy">
      <int2:state int2:value="Rejected" int2:type="AugLoop_Text_Critique"/>
    </int2:textHash>
    <int2:textHash int2:hashCode="ZLK20Sv+S6rn2t" int2:id="Xiwr7S5V">
      <int2:state int2:value="Rejected" int2:type="AugLoop_Text_Critique"/>
    </int2:textHash>
    <int2:textHash int2:hashCode="utY08F55huS0Rq" int2:id="Z6zV2B9w">
      <int2:state int2:value="Rejected" int2:type="AugLoop_Text_Critique"/>
    </int2:textHash>
    <int2:textHash int2:hashCode="v2h2crYsIYHf79" int2:id="eJkm0G8T">
      <int2:state int2:value="Rejected" int2:type="AugLoop_Text_Critique"/>
    </int2:textHash>
    <int2:textHash int2:hashCode="JBNbfdf/VK62LT" int2:id="g5cjgjCB">
      <int2:state int2:value="Rejected" int2:type="AugLoop_Text_Critique"/>
    </int2:textHash>
    <int2:textHash int2:hashCode="cENL6x99C54iYc" int2:id="gfLgDN59">
      <int2:state int2:value="Rejected" int2:type="AugLoop_Text_Critique"/>
    </int2:textHash>
    <int2:textHash int2:hashCode="AA55PbcMWTCfpv" int2:id="hGr1btAZ">
      <int2:state int2:value="Rejected" int2:type="AugLoop_Text_Critique"/>
    </int2:textHash>
    <int2:textHash int2:hashCode="yAhTaoaOJbAWBh" int2:id="hHqlZ4ST">
      <int2:state int2:value="Rejected" int2:type="AugLoop_Text_Critique"/>
    </int2:textHash>
    <int2:textHash int2:hashCode="Q3Sq7iR/sjfObJ" int2:id="iEIIGMes">
      <int2:state int2:value="Rejected" int2:type="AugLoop_Text_Critique"/>
    </int2:textHash>
    <int2:textHash int2:hashCode="QHPoJYdOtWHTfz" int2:id="jo375rno">
      <int2:state int2:value="Rejected" int2:type="AugLoop_Text_Critique"/>
    </int2:textHash>
    <int2:textHash int2:hashCode="vmwyTAXdH0cMmr" int2:id="pzHZX0tF">
      <int2:state int2:value="Rejected" int2:type="AugLoop_Text_Critique"/>
    </int2:textHash>
    <int2:textHash int2:hashCode="w0mcJylzCn+Afv" int2:id="q76yvqi3">
      <int2:state int2:value="Rejected" int2:type="AugLoop_Text_Critique"/>
    </int2:textHash>
    <int2:textHash int2:hashCode="BMbvtYu70efzoo" int2:id="rWPUgCJ3">
      <int2:state int2:value="Rejected" int2:type="AugLoop_Text_Critique"/>
    </int2:textHash>
    <int2:textHash int2:hashCode="VWPibX48LP6l2Y" int2:id="rZ7Zb8Md">
      <int2:state int2:value="Rejected" int2:type="AugLoop_Text_Critique"/>
    </int2:textHash>
    <int2:textHash int2:hashCode="Mi8xYx3ma89xvW" int2:id="rhmFwkky">
      <int2:state int2:value="Rejected" int2:type="AugLoop_Text_Critique"/>
    </int2:textHash>
    <int2:textHash int2:hashCode="GKVWQkAT73m+5A" int2:id="teVi6Maf">
      <int2:state int2:value="Rejected" int2:type="AugLoop_Text_Critique"/>
    </int2:textHash>
    <int2:textHash int2:hashCode="vLQaPHRmTYiLPP" int2:id="xVzJiAh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00BB9"/>
    <w:multiLevelType w:val="hybridMultilevel"/>
    <w:tmpl w:val="ED7A270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03212F9A"/>
    <w:multiLevelType w:val="multilevel"/>
    <w:tmpl w:val="D0EA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AD47B22"/>
    <w:multiLevelType w:val="hybridMultilevel"/>
    <w:tmpl w:val="3D2082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5C00099"/>
    <w:multiLevelType w:val="hybridMultilevel"/>
    <w:tmpl w:val="467ED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A5EA938"/>
    <w:multiLevelType w:val="hybridMultilevel"/>
    <w:tmpl w:val="42261D8A"/>
    <w:lvl w:ilvl="0" w:tplc="A6FED112">
      <w:start w:val="1"/>
      <w:numFmt w:val="bullet"/>
      <w:lvlText w:val=""/>
      <w:lvlJc w:val="left"/>
      <w:pPr>
        <w:ind w:left="720" w:hanging="360"/>
      </w:pPr>
      <w:rPr>
        <w:rFonts w:ascii="Symbol" w:hAnsi="Symbol" w:hint="default"/>
      </w:rPr>
    </w:lvl>
    <w:lvl w:ilvl="1" w:tplc="4F8CFFCA">
      <w:start w:val="1"/>
      <w:numFmt w:val="bullet"/>
      <w:lvlText w:val="o"/>
      <w:lvlJc w:val="left"/>
      <w:pPr>
        <w:ind w:left="1440" w:hanging="360"/>
      </w:pPr>
      <w:rPr>
        <w:rFonts w:ascii="Courier New" w:hAnsi="Courier New" w:hint="default"/>
      </w:rPr>
    </w:lvl>
    <w:lvl w:ilvl="2" w:tplc="B29C7D06">
      <w:start w:val="1"/>
      <w:numFmt w:val="bullet"/>
      <w:lvlText w:val=""/>
      <w:lvlJc w:val="left"/>
      <w:pPr>
        <w:ind w:left="2160" w:hanging="360"/>
      </w:pPr>
      <w:rPr>
        <w:rFonts w:ascii="Wingdings" w:hAnsi="Wingdings" w:hint="default"/>
      </w:rPr>
    </w:lvl>
    <w:lvl w:ilvl="3" w:tplc="AC8CEE70">
      <w:start w:val="1"/>
      <w:numFmt w:val="bullet"/>
      <w:lvlText w:val=""/>
      <w:lvlJc w:val="left"/>
      <w:pPr>
        <w:ind w:left="2880" w:hanging="360"/>
      </w:pPr>
      <w:rPr>
        <w:rFonts w:ascii="Symbol" w:hAnsi="Symbol" w:hint="default"/>
      </w:rPr>
    </w:lvl>
    <w:lvl w:ilvl="4" w:tplc="078015A2">
      <w:start w:val="1"/>
      <w:numFmt w:val="bullet"/>
      <w:lvlText w:val="o"/>
      <w:lvlJc w:val="left"/>
      <w:pPr>
        <w:ind w:left="3600" w:hanging="360"/>
      </w:pPr>
      <w:rPr>
        <w:rFonts w:ascii="Courier New" w:hAnsi="Courier New" w:hint="default"/>
      </w:rPr>
    </w:lvl>
    <w:lvl w:ilvl="5" w:tplc="511047A8">
      <w:start w:val="1"/>
      <w:numFmt w:val="bullet"/>
      <w:lvlText w:val=""/>
      <w:lvlJc w:val="left"/>
      <w:pPr>
        <w:ind w:left="4320" w:hanging="360"/>
      </w:pPr>
      <w:rPr>
        <w:rFonts w:ascii="Wingdings" w:hAnsi="Wingdings" w:hint="default"/>
      </w:rPr>
    </w:lvl>
    <w:lvl w:ilvl="6" w:tplc="707E0D0C">
      <w:start w:val="1"/>
      <w:numFmt w:val="bullet"/>
      <w:lvlText w:val=""/>
      <w:lvlJc w:val="left"/>
      <w:pPr>
        <w:ind w:left="5040" w:hanging="360"/>
      </w:pPr>
      <w:rPr>
        <w:rFonts w:ascii="Symbol" w:hAnsi="Symbol" w:hint="default"/>
      </w:rPr>
    </w:lvl>
    <w:lvl w:ilvl="7" w:tplc="D49607D6">
      <w:start w:val="1"/>
      <w:numFmt w:val="bullet"/>
      <w:lvlText w:val="o"/>
      <w:lvlJc w:val="left"/>
      <w:pPr>
        <w:ind w:left="5760" w:hanging="360"/>
      </w:pPr>
      <w:rPr>
        <w:rFonts w:ascii="Courier New" w:hAnsi="Courier New" w:hint="default"/>
      </w:rPr>
    </w:lvl>
    <w:lvl w:ilvl="8" w:tplc="FE20DA2C">
      <w:start w:val="1"/>
      <w:numFmt w:val="bullet"/>
      <w:lvlText w:val=""/>
      <w:lvlJc w:val="left"/>
      <w:pPr>
        <w:ind w:left="6480" w:hanging="360"/>
      </w:pPr>
      <w:rPr>
        <w:rFonts w:ascii="Wingdings" w:hAnsi="Wingdings" w:hint="default"/>
      </w:rPr>
    </w:lvl>
  </w:abstractNum>
  <w:abstractNum w:abstractNumId="17"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F4B57BA"/>
    <w:multiLevelType w:val="hybridMultilevel"/>
    <w:tmpl w:val="8C5E7F3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44053BF1"/>
    <w:multiLevelType w:val="hybridMultilevel"/>
    <w:tmpl w:val="987A12D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8866DE8"/>
    <w:multiLevelType w:val="hybridMultilevel"/>
    <w:tmpl w:val="797AAD90"/>
    <w:lvl w:ilvl="0" w:tplc="FD9037F4">
      <w:start w:val="1"/>
      <w:numFmt w:val="bullet"/>
      <w:lvlText w:val="-"/>
      <w:lvlJc w:val="left"/>
      <w:pPr>
        <w:tabs>
          <w:tab w:val="num" w:pos="720"/>
        </w:tabs>
        <w:ind w:left="720" w:hanging="360"/>
      </w:pPr>
      <w:rPr>
        <w:rFonts w:ascii="Times New Roman" w:hAnsi="Times New Roman" w:hint="default"/>
      </w:rPr>
    </w:lvl>
    <w:lvl w:ilvl="1" w:tplc="0E2E3B06" w:tentative="1">
      <w:start w:val="1"/>
      <w:numFmt w:val="bullet"/>
      <w:lvlText w:val="-"/>
      <w:lvlJc w:val="left"/>
      <w:pPr>
        <w:tabs>
          <w:tab w:val="num" w:pos="1440"/>
        </w:tabs>
        <w:ind w:left="1440" w:hanging="360"/>
      </w:pPr>
      <w:rPr>
        <w:rFonts w:ascii="Times New Roman" w:hAnsi="Times New Roman" w:hint="default"/>
      </w:rPr>
    </w:lvl>
    <w:lvl w:ilvl="2" w:tplc="B140547C" w:tentative="1">
      <w:start w:val="1"/>
      <w:numFmt w:val="bullet"/>
      <w:lvlText w:val="-"/>
      <w:lvlJc w:val="left"/>
      <w:pPr>
        <w:tabs>
          <w:tab w:val="num" w:pos="2160"/>
        </w:tabs>
        <w:ind w:left="2160" w:hanging="360"/>
      </w:pPr>
      <w:rPr>
        <w:rFonts w:ascii="Times New Roman" w:hAnsi="Times New Roman" w:hint="default"/>
      </w:rPr>
    </w:lvl>
    <w:lvl w:ilvl="3" w:tplc="996435A2" w:tentative="1">
      <w:start w:val="1"/>
      <w:numFmt w:val="bullet"/>
      <w:lvlText w:val="-"/>
      <w:lvlJc w:val="left"/>
      <w:pPr>
        <w:tabs>
          <w:tab w:val="num" w:pos="2880"/>
        </w:tabs>
        <w:ind w:left="2880" w:hanging="360"/>
      </w:pPr>
      <w:rPr>
        <w:rFonts w:ascii="Times New Roman" w:hAnsi="Times New Roman" w:hint="default"/>
      </w:rPr>
    </w:lvl>
    <w:lvl w:ilvl="4" w:tplc="F780A9F0" w:tentative="1">
      <w:start w:val="1"/>
      <w:numFmt w:val="bullet"/>
      <w:lvlText w:val="-"/>
      <w:lvlJc w:val="left"/>
      <w:pPr>
        <w:tabs>
          <w:tab w:val="num" w:pos="3600"/>
        </w:tabs>
        <w:ind w:left="3600" w:hanging="360"/>
      </w:pPr>
      <w:rPr>
        <w:rFonts w:ascii="Times New Roman" w:hAnsi="Times New Roman" w:hint="default"/>
      </w:rPr>
    </w:lvl>
    <w:lvl w:ilvl="5" w:tplc="F7808074" w:tentative="1">
      <w:start w:val="1"/>
      <w:numFmt w:val="bullet"/>
      <w:lvlText w:val="-"/>
      <w:lvlJc w:val="left"/>
      <w:pPr>
        <w:tabs>
          <w:tab w:val="num" w:pos="4320"/>
        </w:tabs>
        <w:ind w:left="4320" w:hanging="360"/>
      </w:pPr>
      <w:rPr>
        <w:rFonts w:ascii="Times New Roman" w:hAnsi="Times New Roman" w:hint="default"/>
      </w:rPr>
    </w:lvl>
    <w:lvl w:ilvl="6" w:tplc="71985BFA" w:tentative="1">
      <w:start w:val="1"/>
      <w:numFmt w:val="bullet"/>
      <w:lvlText w:val="-"/>
      <w:lvlJc w:val="left"/>
      <w:pPr>
        <w:tabs>
          <w:tab w:val="num" w:pos="5040"/>
        </w:tabs>
        <w:ind w:left="5040" w:hanging="360"/>
      </w:pPr>
      <w:rPr>
        <w:rFonts w:ascii="Times New Roman" w:hAnsi="Times New Roman" w:hint="default"/>
      </w:rPr>
    </w:lvl>
    <w:lvl w:ilvl="7" w:tplc="0DD05778" w:tentative="1">
      <w:start w:val="1"/>
      <w:numFmt w:val="bullet"/>
      <w:lvlText w:val="-"/>
      <w:lvlJc w:val="left"/>
      <w:pPr>
        <w:tabs>
          <w:tab w:val="num" w:pos="5760"/>
        </w:tabs>
        <w:ind w:left="5760" w:hanging="360"/>
      </w:pPr>
      <w:rPr>
        <w:rFonts w:ascii="Times New Roman" w:hAnsi="Times New Roman" w:hint="default"/>
      </w:rPr>
    </w:lvl>
    <w:lvl w:ilvl="8" w:tplc="FBA692E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9CB300B"/>
    <w:multiLevelType w:val="hybridMultilevel"/>
    <w:tmpl w:val="9B268E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B9AD30F"/>
    <w:multiLevelType w:val="hybridMultilevel"/>
    <w:tmpl w:val="F3BAB390"/>
    <w:lvl w:ilvl="0" w:tplc="2A2C4776">
      <w:start w:val="1"/>
      <w:numFmt w:val="bullet"/>
      <w:lvlText w:val=""/>
      <w:lvlJc w:val="left"/>
      <w:pPr>
        <w:ind w:left="1778" w:hanging="360"/>
      </w:pPr>
      <w:rPr>
        <w:rFonts w:ascii="Symbol" w:hAnsi="Symbol" w:hint="default"/>
      </w:rPr>
    </w:lvl>
    <w:lvl w:ilvl="1" w:tplc="EFF8A1EA">
      <w:start w:val="1"/>
      <w:numFmt w:val="bullet"/>
      <w:lvlText w:val="o"/>
      <w:lvlJc w:val="left"/>
      <w:pPr>
        <w:ind w:left="2498" w:hanging="360"/>
      </w:pPr>
      <w:rPr>
        <w:rFonts w:ascii="Courier New" w:hAnsi="Courier New" w:hint="default"/>
      </w:rPr>
    </w:lvl>
    <w:lvl w:ilvl="2" w:tplc="123E518E">
      <w:start w:val="1"/>
      <w:numFmt w:val="bullet"/>
      <w:lvlText w:val=""/>
      <w:lvlJc w:val="left"/>
      <w:pPr>
        <w:ind w:left="3218" w:hanging="360"/>
      </w:pPr>
      <w:rPr>
        <w:rFonts w:ascii="Wingdings" w:hAnsi="Wingdings" w:hint="default"/>
      </w:rPr>
    </w:lvl>
    <w:lvl w:ilvl="3" w:tplc="04A0BE86">
      <w:start w:val="1"/>
      <w:numFmt w:val="bullet"/>
      <w:lvlText w:val=""/>
      <w:lvlJc w:val="left"/>
      <w:pPr>
        <w:ind w:left="3938" w:hanging="360"/>
      </w:pPr>
      <w:rPr>
        <w:rFonts w:ascii="Symbol" w:hAnsi="Symbol" w:hint="default"/>
      </w:rPr>
    </w:lvl>
    <w:lvl w:ilvl="4" w:tplc="C14E3D76">
      <w:start w:val="1"/>
      <w:numFmt w:val="bullet"/>
      <w:lvlText w:val="o"/>
      <w:lvlJc w:val="left"/>
      <w:pPr>
        <w:ind w:left="4658" w:hanging="360"/>
      </w:pPr>
      <w:rPr>
        <w:rFonts w:ascii="Courier New" w:hAnsi="Courier New" w:hint="default"/>
      </w:rPr>
    </w:lvl>
    <w:lvl w:ilvl="5" w:tplc="2BA6ED3E">
      <w:start w:val="1"/>
      <w:numFmt w:val="bullet"/>
      <w:lvlText w:val=""/>
      <w:lvlJc w:val="left"/>
      <w:pPr>
        <w:ind w:left="5378" w:hanging="360"/>
      </w:pPr>
      <w:rPr>
        <w:rFonts w:ascii="Wingdings" w:hAnsi="Wingdings" w:hint="default"/>
      </w:rPr>
    </w:lvl>
    <w:lvl w:ilvl="6" w:tplc="1A2A1C3A">
      <w:start w:val="1"/>
      <w:numFmt w:val="bullet"/>
      <w:lvlText w:val=""/>
      <w:lvlJc w:val="left"/>
      <w:pPr>
        <w:ind w:left="6098" w:hanging="360"/>
      </w:pPr>
      <w:rPr>
        <w:rFonts w:ascii="Symbol" w:hAnsi="Symbol" w:hint="default"/>
      </w:rPr>
    </w:lvl>
    <w:lvl w:ilvl="7" w:tplc="61464AA0">
      <w:start w:val="1"/>
      <w:numFmt w:val="bullet"/>
      <w:lvlText w:val="o"/>
      <w:lvlJc w:val="left"/>
      <w:pPr>
        <w:ind w:left="6818" w:hanging="360"/>
      </w:pPr>
      <w:rPr>
        <w:rFonts w:ascii="Courier New" w:hAnsi="Courier New" w:hint="default"/>
      </w:rPr>
    </w:lvl>
    <w:lvl w:ilvl="8" w:tplc="33ACA4C2">
      <w:start w:val="1"/>
      <w:numFmt w:val="bullet"/>
      <w:lvlText w:val=""/>
      <w:lvlJc w:val="left"/>
      <w:pPr>
        <w:ind w:left="7538" w:hanging="360"/>
      </w:pPr>
      <w:rPr>
        <w:rFonts w:ascii="Wingdings" w:hAnsi="Wingdings" w:hint="default"/>
      </w:rPr>
    </w:lvl>
  </w:abstractNum>
  <w:num w:numId="1" w16cid:durableId="1568226026">
    <w:abstractNumId w:val="24"/>
  </w:num>
  <w:num w:numId="2" w16cid:durableId="771972728">
    <w:abstractNumId w:val="16"/>
  </w:num>
  <w:num w:numId="3" w16cid:durableId="1404373389">
    <w:abstractNumId w:val="21"/>
  </w:num>
  <w:num w:numId="4" w16cid:durableId="1166440006">
    <w:abstractNumId w:val="14"/>
  </w:num>
  <w:num w:numId="5" w16cid:durableId="446394873">
    <w:abstractNumId w:val="20"/>
  </w:num>
  <w:num w:numId="6" w16cid:durableId="808281646">
    <w:abstractNumId w:val="17"/>
  </w:num>
  <w:num w:numId="7" w16cid:durableId="18089536">
    <w:abstractNumId w:val="1"/>
  </w:num>
  <w:num w:numId="8" w16cid:durableId="40905616">
    <w:abstractNumId w:val="0"/>
  </w:num>
  <w:num w:numId="9" w16cid:durableId="35397140">
    <w:abstractNumId w:val="3"/>
  </w:num>
  <w:num w:numId="10" w16cid:durableId="1491218339">
    <w:abstractNumId w:val="2"/>
  </w:num>
  <w:num w:numId="11" w16cid:durableId="486752825">
    <w:abstractNumId w:val="4"/>
  </w:num>
  <w:num w:numId="12" w16cid:durableId="1972979590">
    <w:abstractNumId w:val="8"/>
  </w:num>
  <w:num w:numId="13" w16cid:durableId="172916446">
    <w:abstractNumId w:val="9"/>
  </w:num>
  <w:num w:numId="14" w16cid:durableId="1936942142">
    <w:abstractNumId w:val="7"/>
  </w:num>
  <w:num w:numId="15" w16cid:durableId="2079478569">
    <w:abstractNumId w:val="6"/>
  </w:num>
  <w:num w:numId="16" w16cid:durableId="1597709746">
    <w:abstractNumId w:val="5"/>
  </w:num>
  <w:num w:numId="17" w16cid:durableId="1690259720">
    <w:abstractNumId w:val="12"/>
  </w:num>
  <w:num w:numId="18" w16cid:durableId="523448643">
    <w:abstractNumId w:val="11"/>
  </w:num>
  <w:num w:numId="19" w16cid:durableId="1307508823">
    <w:abstractNumId w:val="22"/>
  </w:num>
  <w:num w:numId="20" w16cid:durableId="1750730355">
    <w:abstractNumId w:val="15"/>
  </w:num>
  <w:num w:numId="21" w16cid:durableId="1379937255">
    <w:abstractNumId w:val="23"/>
  </w:num>
  <w:num w:numId="22" w16cid:durableId="78214083">
    <w:abstractNumId w:val="19"/>
  </w:num>
  <w:num w:numId="23" w16cid:durableId="1169255829">
    <w:abstractNumId w:val="18"/>
  </w:num>
  <w:num w:numId="24" w16cid:durableId="351301846">
    <w:abstractNumId w:val="10"/>
  </w:num>
  <w:num w:numId="25" w16cid:durableId="1213224715">
    <w:abstractNumId w:val="1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oen Beekman | Inspiro">
    <w15:presenceInfo w15:providerId="AD" w15:userId="S::jeroen.beekman@inspiro.nl::bb6b61cd-351b-4ee3-8ae9-920e95dd9531"/>
  </w15:person>
  <w15:person w15:author="Lars van Duijnhoven | Inspiro">
    <w15:presenceInfo w15:providerId="AD" w15:userId="S::lars.van.duijnhoven@inspiro.nl::fb3f570f-6e30-46be-b969-4d213aff06f4"/>
  </w15:person>
  <w15:person w15:author="Sander Smeenk | Inspiro">
    <w15:presenceInfo w15:providerId="AD" w15:userId="S::sander.smeenk@inspiro.nl::b9f34868-0f41-4ff5-9be7-a39b521bf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activeWritingStyle w:appName="MSWord" w:lang="en-GB" w:vendorID="64" w:dllVersion="0" w:nlCheck="1" w:checkStyle="0"/>
  <w:activeWritingStyle w:appName="MSWord" w:lang="nl-NL" w:vendorID="64" w:dllVersion="0" w:nlCheck="1" w:checkStyle="0"/>
  <w:activeWritingStyle w:appName="MSWord" w:lang="en-US" w:vendorID="64" w:dllVersion="0" w:nlCheck="1" w:checkStyle="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MijnTabel"/>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2F"/>
    <w:rsid w:val="0000080B"/>
    <w:rsid w:val="00002E86"/>
    <w:rsid w:val="000033A6"/>
    <w:rsid w:val="00003D7C"/>
    <w:rsid w:val="000042F9"/>
    <w:rsid w:val="00004A9E"/>
    <w:rsid w:val="00005962"/>
    <w:rsid w:val="00006184"/>
    <w:rsid w:val="00006186"/>
    <w:rsid w:val="00011417"/>
    <w:rsid w:val="00011BBC"/>
    <w:rsid w:val="000128D8"/>
    <w:rsid w:val="00012E0D"/>
    <w:rsid w:val="00013427"/>
    <w:rsid w:val="000138EA"/>
    <w:rsid w:val="00014678"/>
    <w:rsid w:val="00015B22"/>
    <w:rsid w:val="000215EE"/>
    <w:rsid w:val="00022921"/>
    <w:rsid w:val="000230A8"/>
    <w:rsid w:val="00024643"/>
    <w:rsid w:val="0002537A"/>
    <w:rsid w:val="00025CA6"/>
    <w:rsid w:val="00025D65"/>
    <w:rsid w:val="000279BE"/>
    <w:rsid w:val="00031828"/>
    <w:rsid w:val="000323CC"/>
    <w:rsid w:val="000323F0"/>
    <w:rsid w:val="00034224"/>
    <w:rsid w:val="00034632"/>
    <w:rsid w:val="00035746"/>
    <w:rsid w:val="0003626C"/>
    <w:rsid w:val="00037097"/>
    <w:rsid w:val="0003715B"/>
    <w:rsid w:val="00037EEB"/>
    <w:rsid w:val="00041812"/>
    <w:rsid w:val="00042546"/>
    <w:rsid w:val="00042FCF"/>
    <w:rsid w:val="000435B0"/>
    <w:rsid w:val="00043E28"/>
    <w:rsid w:val="0004469A"/>
    <w:rsid w:val="00045BF2"/>
    <w:rsid w:val="00046845"/>
    <w:rsid w:val="000510BA"/>
    <w:rsid w:val="00051240"/>
    <w:rsid w:val="0005177E"/>
    <w:rsid w:val="00051FA2"/>
    <w:rsid w:val="00052FBC"/>
    <w:rsid w:val="00053052"/>
    <w:rsid w:val="00053293"/>
    <w:rsid w:val="00054D10"/>
    <w:rsid w:val="00056239"/>
    <w:rsid w:val="000562A2"/>
    <w:rsid w:val="00057128"/>
    <w:rsid w:val="000602EA"/>
    <w:rsid w:val="00060C37"/>
    <w:rsid w:val="00062E5D"/>
    <w:rsid w:val="00063994"/>
    <w:rsid w:val="00064E32"/>
    <w:rsid w:val="000660E4"/>
    <w:rsid w:val="000661E6"/>
    <w:rsid w:val="00066C11"/>
    <w:rsid w:val="00066DA4"/>
    <w:rsid w:val="00067F0E"/>
    <w:rsid w:val="00067F58"/>
    <w:rsid w:val="00072229"/>
    <w:rsid w:val="00072C4B"/>
    <w:rsid w:val="00073CBC"/>
    <w:rsid w:val="00073F1B"/>
    <w:rsid w:val="00077337"/>
    <w:rsid w:val="00081B3D"/>
    <w:rsid w:val="00084EEF"/>
    <w:rsid w:val="00085958"/>
    <w:rsid w:val="00087437"/>
    <w:rsid w:val="00090A36"/>
    <w:rsid w:val="00090FAC"/>
    <w:rsid w:val="00091124"/>
    <w:rsid w:val="00092C91"/>
    <w:rsid w:val="0009586A"/>
    <w:rsid w:val="00095E5B"/>
    <w:rsid w:val="00097359"/>
    <w:rsid w:val="00097822"/>
    <w:rsid w:val="00097E29"/>
    <w:rsid w:val="00097F6D"/>
    <w:rsid w:val="000A0494"/>
    <w:rsid w:val="000A08AE"/>
    <w:rsid w:val="000A1CA5"/>
    <w:rsid w:val="000A1F7F"/>
    <w:rsid w:val="000A2158"/>
    <w:rsid w:val="000A22E3"/>
    <w:rsid w:val="000A27F1"/>
    <w:rsid w:val="000A47F4"/>
    <w:rsid w:val="000A6218"/>
    <w:rsid w:val="000A7A1A"/>
    <w:rsid w:val="000A7E2C"/>
    <w:rsid w:val="000B020A"/>
    <w:rsid w:val="000B0D15"/>
    <w:rsid w:val="000B29F9"/>
    <w:rsid w:val="000B506C"/>
    <w:rsid w:val="000B5688"/>
    <w:rsid w:val="000B5C75"/>
    <w:rsid w:val="000B5FF9"/>
    <w:rsid w:val="000B61CA"/>
    <w:rsid w:val="000C0968"/>
    <w:rsid w:val="000C0E8D"/>
    <w:rsid w:val="000C0FE2"/>
    <w:rsid w:val="000C22B4"/>
    <w:rsid w:val="000C4CCC"/>
    <w:rsid w:val="000C4D0B"/>
    <w:rsid w:val="000C5360"/>
    <w:rsid w:val="000C5EBB"/>
    <w:rsid w:val="000D0694"/>
    <w:rsid w:val="000D0E2D"/>
    <w:rsid w:val="000D2E17"/>
    <w:rsid w:val="000D4077"/>
    <w:rsid w:val="000D5D7D"/>
    <w:rsid w:val="000D799D"/>
    <w:rsid w:val="000E025A"/>
    <w:rsid w:val="000E0AC2"/>
    <w:rsid w:val="000E1570"/>
    <w:rsid w:val="000E16BC"/>
    <w:rsid w:val="000E2115"/>
    <w:rsid w:val="000E2B40"/>
    <w:rsid w:val="000E3515"/>
    <w:rsid w:val="000E3C08"/>
    <w:rsid w:val="000E411B"/>
    <w:rsid w:val="000E5847"/>
    <w:rsid w:val="000E73C3"/>
    <w:rsid w:val="000E76D5"/>
    <w:rsid w:val="000F0039"/>
    <w:rsid w:val="000F0967"/>
    <w:rsid w:val="000F0ABA"/>
    <w:rsid w:val="000F28A6"/>
    <w:rsid w:val="000F2E1B"/>
    <w:rsid w:val="000F3244"/>
    <w:rsid w:val="000F432D"/>
    <w:rsid w:val="000F6090"/>
    <w:rsid w:val="000F761E"/>
    <w:rsid w:val="001008B0"/>
    <w:rsid w:val="00100AC9"/>
    <w:rsid w:val="00101490"/>
    <w:rsid w:val="00103018"/>
    <w:rsid w:val="00103881"/>
    <w:rsid w:val="00105F65"/>
    <w:rsid w:val="0010624E"/>
    <w:rsid w:val="001070BB"/>
    <w:rsid w:val="001101A4"/>
    <w:rsid w:val="001107D1"/>
    <w:rsid w:val="00110A9A"/>
    <w:rsid w:val="00111004"/>
    <w:rsid w:val="00111E03"/>
    <w:rsid w:val="00111F48"/>
    <w:rsid w:val="00112584"/>
    <w:rsid w:val="00112F7A"/>
    <w:rsid w:val="00113D8C"/>
    <w:rsid w:val="00114E2D"/>
    <w:rsid w:val="00115190"/>
    <w:rsid w:val="0011679C"/>
    <w:rsid w:val="0011741F"/>
    <w:rsid w:val="00117BD8"/>
    <w:rsid w:val="00120C2F"/>
    <w:rsid w:val="0012178B"/>
    <w:rsid w:val="00121F76"/>
    <w:rsid w:val="0012288C"/>
    <w:rsid w:val="001246D1"/>
    <w:rsid w:val="001256B9"/>
    <w:rsid w:val="001261A8"/>
    <w:rsid w:val="001266E9"/>
    <w:rsid w:val="0012733B"/>
    <w:rsid w:val="00131F44"/>
    <w:rsid w:val="00132918"/>
    <w:rsid w:val="00132ABF"/>
    <w:rsid w:val="00136200"/>
    <w:rsid w:val="001364A4"/>
    <w:rsid w:val="00136644"/>
    <w:rsid w:val="00136E06"/>
    <w:rsid w:val="001370D3"/>
    <w:rsid w:val="00141141"/>
    <w:rsid w:val="0014144D"/>
    <w:rsid w:val="0014173E"/>
    <w:rsid w:val="00142246"/>
    <w:rsid w:val="00142E2E"/>
    <w:rsid w:val="0014456D"/>
    <w:rsid w:val="00144AF7"/>
    <w:rsid w:val="001475D6"/>
    <w:rsid w:val="00152B6B"/>
    <w:rsid w:val="00154018"/>
    <w:rsid w:val="001541AB"/>
    <w:rsid w:val="00154481"/>
    <w:rsid w:val="0015605A"/>
    <w:rsid w:val="001575F2"/>
    <w:rsid w:val="00157A57"/>
    <w:rsid w:val="00162993"/>
    <w:rsid w:val="00162DBE"/>
    <w:rsid w:val="00163478"/>
    <w:rsid w:val="00164675"/>
    <w:rsid w:val="00165832"/>
    <w:rsid w:val="001661BD"/>
    <w:rsid w:val="00171BF1"/>
    <w:rsid w:val="00171F94"/>
    <w:rsid w:val="0017364C"/>
    <w:rsid w:val="00174018"/>
    <w:rsid w:val="00174818"/>
    <w:rsid w:val="00176405"/>
    <w:rsid w:val="001764AB"/>
    <w:rsid w:val="001776E0"/>
    <w:rsid w:val="00177E4B"/>
    <w:rsid w:val="00180107"/>
    <w:rsid w:val="001819DC"/>
    <w:rsid w:val="00181A62"/>
    <w:rsid w:val="00181C27"/>
    <w:rsid w:val="001850C3"/>
    <w:rsid w:val="00186318"/>
    <w:rsid w:val="0019011E"/>
    <w:rsid w:val="00190238"/>
    <w:rsid w:val="001908AE"/>
    <w:rsid w:val="00192313"/>
    <w:rsid w:val="00192BF8"/>
    <w:rsid w:val="001930E3"/>
    <w:rsid w:val="001936D8"/>
    <w:rsid w:val="00194265"/>
    <w:rsid w:val="00195365"/>
    <w:rsid w:val="001962CE"/>
    <w:rsid w:val="00196397"/>
    <w:rsid w:val="001968C0"/>
    <w:rsid w:val="00196979"/>
    <w:rsid w:val="0019723A"/>
    <w:rsid w:val="00197AEE"/>
    <w:rsid w:val="001A26E6"/>
    <w:rsid w:val="001A3B82"/>
    <w:rsid w:val="001A4FF7"/>
    <w:rsid w:val="001A6A13"/>
    <w:rsid w:val="001B0307"/>
    <w:rsid w:val="001B08CB"/>
    <w:rsid w:val="001B105F"/>
    <w:rsid w:val="001B1FB3"/>
    <w:rsid w:val="001B2333"/>
    <w:rsid w:val="001B25CF"/>
    <w:rsid w:val="001B26A3"/>
    <w:rsid w:val="001B282B"/>
    <w:rsid w:val="001B327D"/>
    <w:rsid w:val="001B4001"/>
    <w:rsid w:val="001B4470"/>
    <w:rsid w:val="001B458B"/>
    <w:rsid w:val="001B5FE2"/>
    <w:rsid w:val="001B65F2"/>
    <w:rsid w:val="001B7385"/>
    <w:rsid w:val="001C02FF"/>
    <w:rsid w:val="001C0732"/>
    <w:rsid w:val="001C1A8D"/>
    <w:rsid w:val="001C3C12"/>
    <w:rsid w:val="001C3E7B"/>
    <w:rsid w:val="001C5021"/>
    <w:rsid w:val="001C6D16"/>
    <w:rsid w:val="001C71C9"/>
    <w:rsid w:val="001C7229"/>
    <w:rsid w:val="001C78D9"/>
    <w:rsid w:val="001D0007"/>
    <w:rsid w:val="001D00D1"/>
    <w:rsid w:val="001D0649"/>
    <w:rsid w:val="001D1FE6"/>
    <w:rsid w:val="001D43BC"/>
    <w:rsid w:val="001D4B84"/>
    <w:rsid w:val="001D55EC"/>
    <w:rsid w:val="001D615D"/>
    <w:rsid w:val="001D718D"/>
    <w:rsid w:val="001D7315"/>
    <w:rsid w:val="001D75FA"/>
    <w:rsid w:val="001E074B"/>
    <w:rsid w:val="001E082B"/>
    <w:rsid w:val="001E0B5A"/>
    <w:rsid w:val="001E378B"/>
    <w:rsid w:val="001E4D5F"/>
    <w:rsid w:val="001E5C40"/>
    <w:rsid w:val="001E7CF2"/>
    <w:rsid w:val="001F033D"/>
    <w:rsid w:val="001F1041"/>
    <w:rsid w:val="001F1B1C"/>
    <w:rsid w:val="001F286D"/>
    <w:rsid w:val="001F423D"/>
    <w:rsid w:val="001F58C7"/>
    <w:rsid w:val="002007B3"/>
    <w:rsid w:val="00200E99"/>
    <w:rsid w:val="002030D7"/>
    <w:rsid w:val="00203633"/>
    <w:rsid w:val="00203982"/>
    <w:rsid w:val="00204514"/>
    <w:rsid w:val="002045A0"/>
    <w:rsid w:val="00204E26"/>
    <w:rsid w:val="002052D0"/>
    <w:rsid w:val="002054C4"/>
    <w:rsid w:val="00205F53"/>
    <w:rsid w:val="0020758F"/>
    <w:rsid w:val="00207E89"/>
    <w:rsid w:val="00207FF2"/>
    <w:rsid w:val="00210074"/>
    <w:rsid w:val="00210EE0"/>
    <w:rsid w:val="00213DF1"/>
    <w:rsid w:val="002146D6"/>
    <w:rsid w:val="002159E5"/>
    <w:rsid w:val="00220A7B"/>
    <w:rsid w:val="0022123B"/>
    <w:rsid w:val="0022125C"/>
    <w:rsid w:val="00221749"/>
    <w:rsid w:val="002229C6"/>
    <w:rsid w:val="002256DC"/>
    <w:rsid w:val="00227A1A"/>
    <w:rsid w:val="002300C3"/>
    <w:rsid w:val="00230295"/>
    <w:rsid w:val="00230603"/>
    <w:rsid w:val="002318E0"/>
    <w:rsid w:val="00232A9E"/>
    <w:rsid w:val="00232CF0"/>
    <w:rsid w:val="002333F4"/>
    <w:rsid w:val="002348CB"/>
    <w:rsid w:val="00235425"/>
    <w:rsid w:val="00235FD7"/>
    <w:rsid w:val="00236C9E"/>
    <w:rsid w:val="002376C0"/>
    <w:rsid w:val="00240DDC"/>
    <w:rsid w:val="002436F7"/>
    <w:rsid w:val="00246056"/>
    <w:rsid w:val="0024622E"/>
    <w:rsid w:val="00246ADF"/>
    <w:rsid w:val="00246CB9"/>
    <w:rsid w:val="002471E1"/>
    <w:rsid w:val="00247549"/>
    <w:rsid w:val="00247DD6"/>
    <w:rsid w:val="00250538"/>
    <w:rsid w:val="00250B12"/>
    <w:rsid w:val="00251871"/>
    <w:rsid w:val="0025214B"/>
    <w:rsid w:val="00252834"/>
    <w:rsid w:val="00252C32"/>
    <w:rsid w:val="0025466B"/>
    <w:rsid w:val="002547F7"/>
    <w:rsid w:val="00254854"/>
    <w:rsid w:val="00254AF4"/>
    <w:rsid w:val="002575DF"/>
    <w:rsid w:val="0025782C"/>
    <w:rsid w:val="00263276"/>
    <w:rsid w:val="0026397B"/>
    <w:rsid w:val="002671D3"/>
    <w:rsid w:val="002671F5"/>
    <w:rsid w:val="00270752"/>
    <w:rsid w:val="00270E5C"/>
    <w:rsid w:val="00271297"/>
    <w:rsid w:val="002733C1"/>
    <w:rsid w:val="00274976"/>
    <w:rsid w:val="00275A64"/>
    <w:rsid w:val="00276611"/>
    <w:rsid w:val="002770B3"/>
    <w:rsid w:val="00277398"/>
    <w:rsid w:val="00280D38"/>
    <w:rsid w:val="0028178E"/>
    <w:rsid w:val="00281E3F"/>
    <w:rsid w:val="00282155"/>
    <w:rsid w:val="0028266B"/>
    <w:rsid w:val="00282AFE"/>
    <w:rsid w:val="00282E6E"/>
    <w:rsid w:val="00286B05"/>
    <w:rsid w:val="00287C74"/>
    <w:rsid w:val="00290DAD"/>
    <w:rsid w:val="00290F54"/>
    <w:rsid w:val="0029117F"/>
    <w:rsid w:val="0029304E"/>
    <w:rsid w:val="002934C5"/>
    <w:rsid w:val="0029553F"/>
    <w:rsid w:val="0029589D"/>
    <w:rsid w:val="0029606E"/>
    <w:rsid w:val="00297A9C"/>
    <w:rsid w:val="002A076B"/>
    <w:rsid w:val="002A13E1"/>
    <w:rsid w:val="002A2B7B"/>
    <w:rsid w:val="002A2FC8"/>
    <w:rsid w:val="002A3983"/>
    <w:rsid w:val="002A4ACB"/>
    <w:rsid w:val="002A6029"/>
    <w:rsid w:val="002A6F9B"/>
    <w:rsid w:val="002A731C"/>
    <w:rsid w:val="002A7AE2"/>
    <w:rsid w:val="002B00AF"/>
    <w:rsid w:val="002B0C52"/>
    <w:rsid w:val="002B1F99"/>
    <w:rsid w:val="002B356D"/>
    <w:rsid w:val="002B4E88"/>
    <w:rsid w:val="002B74B5"/>
    <w:rsid w:val="002C0905"/>
    <w:rsid w:val="002C17B0"/>
    <w:rsid w:val="002C1837"/>
    <w:rsid w:val="002C37E3"/>
    <w:rsid w:val="002C395B"/>
    <w:rsid w:val="002C4B40"/>
    <w:rsid w:val="002C4EDC"/>
    <w:rsid w:val="002C4EEA"/>
    <w:rsid w:val="002C5C54"/>
    <w:rsid w:val="002C6762"/>
    <w:rsid w:val="002C723D"/>
    <w:rsid w:val="002C7876"/>
    <w:rsid w:val="002D143A"/>
    <w:rsid w:val="002D5182"/>
    <w:rsid w:val="002D60B7"/>
    <w:rsid w:val="002D70B2"/>
    <w:rsid w:val="002D7763"/>
    <w:rsid w:val="002D7A36"/>
    <w:rsid w:val="002D7DBE"/>
    <w:rsid w:val="002E0BFA"/>
    <w:rsid w:val="002E0E5A"/>
    <w:rsid w:val="002E1358"/>
    <w:rsid w:val="002E3525"/>
    <w:rsid w:val="002E3E87"/>
    <w:rsid w:val="002E5750"/>
    <w:rsid w:val="002E6261"/>
    <w:rsid w:val="002E6835"/>
    <w:rsid w:val="002E6EC9"/>
    <w:rsid w:val="002F027A"/>
    <w:rsid w:val="002F1E49"/>
    <w:rsid w:val="002F2F43"/>
    <w:rsid w:val="002F3FE3"/>
    <w:rsid w:val="002F4462"/>
    <w:rsid w:val="002F5564"/>
    <w:rsid w:val="002F60A9"/>
    <w:rsid w:val="002F720A"/>
    <w:rsid w:val="002F7748"/>
    <w:rsid w:val="00300BC6"/>
    <w:rsid w:val="00302250"/>
    <w:rsid w:val="0030278C"/>
    <w:rsid w:val="00302EBA"/>
    <w:rsid w:val="00304314"/>
    <w:rsid w:val="003052D5"/>
    <w:rsid w:val="0030559D"/>
    <w:rsid w:val="003055F0"/>
    <w:rsid w:val="00306172"/>
    <w:rsid w:val="00307AB5"/>
    <w:rsid w:val="00307D21"/>
    <w:rsid w:val="00307DE4"/>
    <w:rsid w:val="00310D11"/>
    <w:rsid w:val="00311FAE"/>
    <w:rsid w:val="003124E9"/>
    <w:rsid w:val="00312A8F"/>
    <w:rsid w:val="003132E4"/>
    <w:rsid w:val="003133C9"/>
    <w:rsid w:val="00313DFF"/>
    <w:rsid w:val="00313F98"/>
    <w:rsid w:val="00314B2B"/>
    <w:rsid w:val="00317772"/>
    <w:rsid w:val="003209AA"/>
    <w:rsid w:val="00320B3C"/>
    <w:rsid w:val="0032135D"/>
    <w:rsid w:val="003231EA"/>
    <w:rsid w:val="00323DE9"/>
    <w:rsid w:val="0032742D"/>
    <w:rsid w:val="003326C8"/>
    <w:rsid w:val="00332E52"/>
    <w:rsid w:val="00334D63"/>
    <w:rsid w:val="00335FB6"/>
    <w:rsid w:val="00337102"/>
    <w:rsid w:val="0034323A"/>
    <w:rsid w:val="00345CA9"/>
    <w:rsid w:val="003474AB"/>
    <w:rsid w:val="00347B57"/>
    <w:rsid w:val="00347C6A"/>
    <w:rsid w:val="00350D4F"/>
    <w:rsid w:val="00351C4B"/>
    <w:rsid w:val="00352995"/>
    <w:rsid w:val="00353144"/>
    <w:rsid w:val="00353D7F"/>
    <w:rsid w:val="00353DBA"/>
    <w:rsid w:val="00356873"/>
    <w:rsid w:val="00356C4C"/>
    <w:rsid w:val="003570D9"/>
    <w:rsid w:val="0035771F"/>
    <w:rsid w:val="00360F69"/>
    <w:rsid w:val="00361C74"/>
    <w:rsid w:val="003630FB"/>
    <w:rsid w:val="00364315"/>
    <w:rsid w:val="00364376"/>
    <w:rsid w:val="00364C4C"/>
    <w:rsid w:val="00365641"/>
    <w:rsid w:val="003656FC"/>
    <w:rsid w:val="00365A68"/>
    <w:rsid w:val="003667B4"/>
    <w:rsid w:val="003707EF"/>
    <w:rsid w:val="00370FEE"/>
    <w:rsid w:val="0037260E"/>
    <w:rsid w:val="00373973"/>
    <w:rsid w:val="00374059"/>
    <w:rsid w:val="003741CA"/>
    <w:rsid w:val="00374EA3"/>
    <w:rsid w:val="0037520B"/>
    <w:rsid w:val="003767E9"/>
    <w:rsid w:val="003768EB"/>
    <w:rsid w:val="003770C0"/>
    <w:rsid w:val="00381A41"/>
    <w:rsid w:val="00381A7D"/>
    <w:rsid w:val="00382BD8"/>
    <w:rsid w:val="00382DDF"/>
    <w:rsid w:val="00383C94"/>
    <w:rsid w:val="00383E32"/>
    <w:rsid w:val="00385B92"/>
    <w:rsid w:val="0038791F"/>
    <w:rsid w:val="003905E3"/>
    <w:rsid w:val="00390EBE"/>
    <w:rsid w:val="00390EC5"/>
    <w:rsid w:val="00392A2D"/>
    <w:rsid w:val="00393729"/>
    <w:rsid w:val="00393C1D"/>
    <w:rsid w:val="003968E8"/>
    <w:rsid w:val="003A0DAD"/>
    <w:rsid w:val="003A168E"/>
    <w:rsid w:val="003A18B3"/>
    <w:rsid w:val="003A1EDC"/>
    <w:rsid w:val="003A1F52"/>
    <w:rsid w:val="003A2350"/>
    <w:rsid w:val="003A456B"/>
    <w:rsid w:val="003A4E67"/>
    <w:rsid w:val="003A6461"/>
    <w:rsid w:val="003A6B04"/>
    <w:rsid w:val="003A7143"/>
    <w:rsid w:val="003A7D2B"/>
    <w:rsid w:val="003B1E06"/>
    <w:rsid w:val="003B2A72"/>
    <w:rsid w:val="003B359D"/>
    <w:rsid w:val="003B4A24"/>
    <w:rsid w:val="003B55C8"/>
    <w:rsid w:val="003B5F3E"/>
    <w:rsid w:val="003B7743"/>
    <w:rsid w:val="003B78C3"/>
    <w:rsid w:val="003B7EE8"/>
    <w:rsid w:val="003C049E"/>
    <w:rsid w:val="003C0BA2"/>
    <w:rsid w:val="003C110E"/>
    <w:rsid w:val="003C18BF"/>
    <w:rsid w:val="003C2556"/>
    <w:rsid w:val="003C33DF"/>
    <w:rsid w:val="003C3A21"/>
    <w:rsid w:val="003C49DB"/>
    <w:rsid w:val="003C6052"/>
    <w:rsid w:val="003D1C63"/>
    <w:rsid w:val="003D20DE"/>
    <w:rsid w:val="003D21C7"/>
    <w:rsid w:val="003D2743"/>
    <w:rsid w:val="003D3D72"/>
    <w:rsid w:val="003D43B6"/>
    <w:rsid w:val="003D577F"/>
    <w:rsid w:val="003D5B54"/>
    <w:rsid w:val="003D73EF"/>
    <w:rsid w:val="003E05C8"/>
    <w:rsid w:val="003E070F"/>
    <w:rsid w:val="003E1AF5"/>
    <w:rsid w:val="003E2B52"/>
    <w:rsid w:val="003E475C"/>
    <w:rsid w:val="003E759F"/>
    <w:rsid w:val="003F0C8E"/>
    <w:rsid w:val="003F0F90"/>
    <w:rsid w:val="003F10D4"/>
    <w:rsid w:val="003F3B6C"/>
    <w:rsid w:val="003F553D"/>
    <w:rsid w:val="003F5A93"/>
    <w:rsid w:val="0040125A"/>
    <w:rsid w:val="00401374"/>
    <w:rsid w:val="00401F2A"/>
    <w:rsid w:val="004044DF"/>
    <w:rsid w:val="00404F4D"/>
    <w:rsid w:val="0040519A"/>
    <w:rsid w:val="00405F6C"/>
    <w:rsid w:val="004112BC"/>
    <w:rsid w:val="00412CA8"/>
    <w:rsid w:val="0041440C"/>
    <w:rsid w:val="00414851"/>
    <w:rsid w:val="00414DA9"/>
    <w:rsid w:val="0041698D"/>
    <w:rsid w:val="00417637"/>
    <w:rsid w:val="004209DA"/>
    <w:rsid w:val="00420B75"/>
    <w:rsid w:val="004214B0"/>
    <w:rsid w:val="004216A4"/>
    <w:rsid w:val="00423528"/>
    <w:rsid w:val="00423D71"/>
    <w:rsid w:val="0042697D"/>
    <w:rsid w:val="00430B0C"/>
    <w:rsid w:val="00430E8E"/>
    <w:rsid w:val="00432B6B"/>
    <w:rsid w:val="00432EBC"/>
    <w:rsid w:val="00434CE0"/>
    <w:rsid w:val="00435586"/>
    <w:rsid w:val="00435712"/>
    <w:rsid w:val="00436B0B"/>
    <w:rsid w:val="0043742E"/>
    <w:rsid w:val="00441A92"/>
    <w:rsid w:val="00441DE2"/>
    <w:rsid w:val="00442997"/>
    <w:rsid w:val="00445E0B"/>
    <w:rsid w:val="00446DC0"/>
    <w:rsid w:val="00447569"/>
    <w:rsid w:val="00447DA1"/>
    <w:rsid w:val="00447EBF"/>
    <w:rsid w:val="004533AD"/>
    <w:rsid w:val="0045365D"/>
    <w:rsid w:val="00453DB6"/>
    <w:rsid w:val="0045442D"/>
    <w:rsid w:val="00454901"/>
    <w:rsid w:val="004550EB"/>
    <w:rsid w:val="00455AB7"/>
    <w:rsid w:val="00455BB7"/>
    <w:rsid w:val="00455E7E"/>
    <w:rsid w:val="004569F0"/>
    <w:rsid w:val="00460546"/>
    <w:rsid w:val="00460F89"/>
    <w:rsid w:val="004611D5"/>
    <w:rsid w:val="004617A1"/>
    <w:rsid w:val="00462EC1"/>
    <w:rsid w:val="0046352F"/>
    <w:rsid w:val="00463ADF"/>
    <w:rsid w:val="00464170"/>
    <w:rsid w:val="00465C8F"/>
    <w:rsid w:val="00465DB9"/>
    <w:rsid w:val="00465F94"/>
    <w:rsid w:val="00466A5C"/>
    <w:rsid w:val="004674F4"/>
    <w:rsid w:val="00470406"/>
    <w:rsid w:val="004704A4"/>
    <w:rsid w:val="004718C7"/>
    <w:rsid w:val="00472179"/>
    <w:rsid w:val="004726FE"/>
    <w:rsid w:val="00474154"/>
    <w:rsid w:val="00474D36"/>
    <w:rsid w:val="00475635"/>
    <w:rsid w:val="004766DD"/>
    <w:rsid w:val="00476D6C"/>
    <w:rsid w:val="00476EB0"/>
    <w:rsid w:val="004804C9"/>
    <w:rsid w:val="0048200D"/>
    <w:rsid w:val="0048207C"/>
    <w:rsid w:val="00483196"/>
    <w:rsid w:val="00483896"/>
    <w:rsid w:val="00485180"/>
    <w:rsid w:val="004870F8"/>
    <w:rsid w:val="00490E25"/>
    <w:rsid w:val="004948A1"/>
    <w:rsid w:val="004979F8"/>
    <w:rsid w:val="00497EB8"/>
    <w:rsid w:val="004A0AE6"/>
    <w:rsid w:val="004A0C7A"/>
    <w:rsid w:val="004A19DA"/>
    <w:rsid w:val="004A1BBE"/>
    <w:rsid w:val="004A1E4B"/>
    <w:rsid w:val="004A2236"/>
    <w:rsid w:val="004A2713"/>
    <w:rsid w:val="004A27B7"/>
    <w:rsid w:val="004A285F"/>
    <w:rsid w:val="004A3B43"/>
    <w:rsid w:val="004A483E"/>
    <w:rsid w:val="004A5864"/>
    <w:rsid w:val="004A64DE"/>
    <w:rsid w:val="004A6586"/>
    <w:rsid w:val="004A6AC4"/>
    <w:rsid w:val="004A7BCF"/>
    <w:rsid w:val="004B162F"/>
    <w:rsid w:val="004B1E6E"/>
    <w:rsid w:val="004B268B"/>
    <w:rsid w:val="004B291B"/>
    <w:rsid w:val="004B291F"/>
    <w:rsid w:val="004B2C6D"/>
    <w:rsid w:val="004B2D4E"/>
    <w:rsid w:val="004B2E6A"/>
    <w:rsid w:val="004B31BC"/>
    <w:rsid w:val="004B4822"/>
    <w:rsid w:val="004B4CDE"/>
    <w:rsid w:val="004B5BA6"/>
    <w:rsid w:val="004B61D9"/>
    <w:rsid w:val="004B668F"/>
    <w:rsid w:val="004C17CF"/>
    <w:rsid w:val="004C20F1"/>
    <w:rsid w:val="004C213B"/>
    <w:rsid w:val="004C2C9C"/>
    <w:rsid w:val="004C3472"/>
    <w:rsid w:val="004C402F"/>
    <w:rsid w:val="004C407B"/>
    <w:rsid w:val="004C42DC"/>
    <w:rsid w:val="004C433D"/>
    <w:rsid w:val="004C474A"/>
    <w:rsid w:val="004C4FFB"/>
    <w:rsid w:val="004C51F7"/>
    <w:rsid w:val="004C6D04"/>
    <w:rsid w:val="004C7C19"/>
    <w:rsid w:val="004D047F"/>
    <w:rsid w:val="004D0A52"/>
    <w:rsid w:val="004D0EB4"/>
    <w:rsid w:val="004D1225"/>
    <w:rsid w:val="004D1F35"/>
    <w:rsid w:val="004D2D86"/>
    <w:rsid w:val="004D3407"/>
    <w:rsid w:val="004D3C0B"/>
    <w:rsid w:val="004D4E2A"/>
    <w:rsid w:val="004D548F"/>
    <w:rsid w:val="004D588B"/>
    <w:rsid w:val="004D7350"/>
    <w:rsid w:val="004D74C1"/>
    <w:rsid w:val="004E142A"/>
    <w:rsid w:val="004E18C2"/>
    <w:rsid w:val="004E1E7B"/>
    <w:rsid w:val="004E3E9A"/>
    <w:rsid w:val="004E3FDB"/>
    <w:rsid w:val="004E517D"/>
    <w:rsid w:val="004E5278"/>
    <w:rsid w:val="004E5D17"/>
    <w:rsid w:val="004E5F69"/>
    <w:rsid w:val="004E647C"/>
    <w:rsid w:val="004E694D"/>
    <w:rsid w:val="004E7238"/>
    <w:rsid w:val="004F1787"/>
    <w:rsid w:val="004F1B08"/>
    <w:rsid w:val="004F1B34"/>
    <w:rsid w:val="004F2D9D"/>
    <w:rsid w:val="004F31DF"/>
    <w:rsid w:val="004F3BC1"/>
    <w:rsid w:val="004F590A"/>
    <w:rsid w:val="004F6376"/>
    <w:rsid w:val="004F6D6D"/>
    <w:rsid w:val="004F6F3C"/>
    <w:rsid w:val="004F753F"/>
    <w:rsid w:val="005020A6"/>
    <w:rsid w:val="00502319"/>
    <w:rsid w:val="005051F9"/>
    <w:rsid w:val="005052CD"/>
    <w:rsid w:val="00510658"/>
    <w:rsid w:val="00510E74"/>
    <w:rsid w:val="00511B73"/>
    <w:rsid w:val="005130C4"/>
    <w:rsid w:val="00513B72"/>
    <w:rsid w:val="005144F0"/>
    <w:rsid w:val="00514506"/>
    <w:rsid w:val="00514DE1"/>
    <w:rsid w:val="00514F86"/>
    <w:rsid w:val="00515210"/>
    <w:rsid w:val="00515439"/>
    <w:rsid w:val="00515797"/>
    <w:rsid w:val="005159E4"/>
    <w:rsid w:val="00516292"/>
    <w:rsid w:val="0051660B"/>
    <w:rsid w:val="00520065"/>
    <w:rsid w:val="00526FE6"/>
    <w:rsid w:val="005278C7"/>
    <w:rsid w:val="005279F4"/>
    <w:rsid w:val="00527F2B"/>
    <w:rsid w:val="0053036F"/>
    <w:rsid w:val="00530F04"/>
    <w:rsid w:val="005312AA"/>
    <w:rsid w:val="00531316"/>
    <w:rsid w:val="005322B7"/>
    <w:rsid w:val="005326EA"/>
    <w:rsid w:val="0053460E"/>
    <w:rsid w:val="00534B3A"/>
    <w:rsid w:val="00535FF0"/>
    <w:rsid w:val="005372D3"/>
    <w:rsid w:val="00540E6A"/>
    <w:rsid w:val="0054295B"/>
    <w:rsid w:val="00545B14"/>
    <w:rsid w:val="00546A78"/>
    <w:rsid w:val="00546D19"/>
    <w:rsid w:val="0055014D"/>
    <w:rsid w:val="00551039"/>
    <w:rsid w:val="005522D9"/>
    <w:rsid w:val="00555A6B"/>
    <w:rsid w:val="00555BA5"/>
    <w:rsid w:val="0055683C"/>
    <w:rsid w:val="0055700D"/>
    <w:rsid w:val="00557C3B"/>
    <w:rsid w:val="00557D51"/>
    <w:rsid w:val="005609A4"/>
    <w:rsid w:val="00560C66"/>
    <w:rsid w:val="00560FB2"/>
    <w:rsid w:val="005613D7"/>
    <w:rsid w:val="0056180D"/>
    <w:rsid w:val="0056274D"/>
    <w:rsid w:val="0056314B"/>
    <w:rsid w:val="00565547"/>
    <w:rsid w:val="00565F1E"/>
    <w:rsid w:val="00566DFA"/>
    <w:rsid w:val="00567A58"/>
    <w:rsid w:val="00567BCF"/>
    <w:rsid w:val="005703CF"/>
    <w:rsid w:val="005705EB"/>
    <w:rsid w:val="00571A18"/>
    <w:rsid w:val="00572966"/>
    <w:rsid w:val="00574E65"/>
    <w:rsid w:val="00577CB1"/>
    <w:rsid w:val="00581A55"/>
    <w:rsid w:val="005839C9"/>
    <w:rsid w:val="00583B2D"/>
    <w:rsid w:val="005853FF"/>
    <w:rsid w:val="00586CE7"/>
    <w:rsid w:val="005916BA"/>
    <w:rsid w:val="00591736"/>
    <w:rsid w:val="00594457"/>
    <w:rsid w:val="00594747"/>
    <w:rsid w:val="00595D83"/>
    <w:rsid w:val="005966C9"/>
    <w:rsid w:val="005A16FD"/>
    <w:rsid w:val="005A2D38"/>
    <w:rsid w:val="005A3DC0"/>
    <w:rsid w:val="005A3FD9"/>
    <w:rsid w:val="005A4106"/>
    <w:rsid w:val="005A6EF8"/>
    <w:rsid w:val="005A7064"/>
    <w:rsid w:val="005A7905"/>
    <w:rsid w:val="005B04E0"/>
    <w:rsid w:val="005B0A80"/>
    <w:rsid w:val="005B2957"/>
    <w:rsid w:val="005B7CF4"/>
    <w:rsid w:val="005C037A"/>
    <w:rsid w:val="005C1AA9"/>
    <w:rsid w:val="005C1FB1"/>
    <w:rsid w:val="005C222A"/>
    <w:rsid w:val="005C31E5"/>
    <w:rsid w:val="005C4161"/>
    <w:rsid w:val="005C44BF"/>
    <w:rsid w:val="005C5883"/>
    <w:rsid w:val="005C59F3"/>
    <w:rsid w:val="005C5CD8"/>
    <w:rsid w:val="005C6D07"/>
    <w:rsid w:val="005C7773"/>
    <w:rsid w:val="005D180D"/>
    <w:rsid w:val="005D19D2"/>
    <w:rsid w:val="005D27DE"/>
    <w:rsid w:val="005D30A9"/>
    <w:rsid w:val="005D3964"/>
    <w:rsid w:val="005D3B08"/>
    <w:rsid w:val="005D4187"/>
    <w:rsid w:val="005D4E04"/>
    <w:rsid w:val="005D662F"/>
    <w:rsid w:val="005D7317"/>
    <w:rsid w:val="005E00FA"/>
    <w:rsid w:val="005E0753"/>
    <w:rsid w:val="005E124C"/>
    <w:rsid w:val="005E1417"/>
    <w:rsid w:val="005E1ADF"/>
    <w:rsid w:val="005E1CDA"/>
    <w:rsid w:val="005E29E5"/>
    <w:rsid w:val="005E3397"/>
    <w:rsid w:val="005E3F46"/>
    <w:rsid w:val="005E62D3"/>
    <w:rsid w:val="005E6E6A"/>
    <w:rsid w:val="005E7EB9"/>
    <w:rsid w:val="005EE326"/>
    <w:rsid w:val="005F0DB0"/>
    <w:rsid w:val="005F1C6A"/>
    <w:rsid w:val="005F39D1"/>
    <w:rsid w:val="005F41DA"/>
    <w:rsid w:val="005F4FB3"/>
    <w:rsid w:val="005F7382"/>
    <w:rsid w:val="005F7CFB"/>
    <w:rsid w:val="0060186F"/>
    <w:rsid w:val="00601F86"/>
    <w:rsid w:val="006026D4"/>
    <w:rsid w:val="006048BD"/>
    <w:rsid w:val="006056D0"/>
    <w:rsid w:val="006057C8"/>
    <w:rsid w:val="006104C3"/>
    <w:rsid w:val="006105B1"/>
    <w:rsid w:val="0061098E"/>
    <w:rsid w:val="00610FD7"/>
    <w:rsid w:val="00612569"/>
    <w:rsid w:val="00613483"/>
    <w:rsid w:val="00613602"/>
    <w:rsid w:val="00616023"/>
    <w:rsid w:val="006164BB"/>
    <w:rsid w:val="00616D10"/>
    <w:rsid w:val="00617176"/>
    <w:rsid w:val="006174D1"/>
    <w:rsid w:val="00620125"/>
    <w:rsid w:val="00622192"/>
    <w:rsid w:val="00624396"/>
    <w:rsid w:val="006250F6"/>
    <w:rsid w:val="00626BF1"/>
    <w:rsid w:val="00626D65"/>
    <w:rsid w:val="00627CC0"/>
    <w:rsid w:val="00633F34"/>
    <w:rsid w:val="00634795"/>
    <w:rsid w:val="00635743"/>
    <w:rsid w:val="00635C69"/>
    <w:rsid w:val="0063677A"/>
    <w:rsid w:val="0064041A"/>
    <w:rsid w:val="00641234"/>
    <w:rsid w:val="006414E0"/>
    <w:rsid w:val="006429D4"/>
    <w:rsid w:val="00642A1E"/>
    <w:rsid w:val="0064436E"/>
    <w:rsid w:val="0064445B"/>
    <w:rsid w:val="00645768"/>
    <w:rsid w:val="00645FF4"/>
    <w:rsid w:val="006462C4"/>
    <w:rsid w:val="006473A1"/>
    <w:rsid w:val="0065053D"/>
    <w:rsid w:val="00650896"/>
    <w:rsid w:val="006515EC"/>
    <w:rsid w:val="00651860"/>
    <w:rsid w:val="00651E4D"/>
    <w:rsid w:val="00652FE0"/>
    <w:rsid w:val="00653BB6"/>
    <w:rsid w:val="00654665"/>
    <w:rsid w:val="00657344"/>
    <w:rsid w:val="00657793"/>
    <w:rsid w:val="00660145"/>
    <w:rsid w:val="006605CD"/>
    <w:rsid w:val="006606CE"/>
    <w:rsid w:val="00662873"/>
    <w:rsid w:val="00662CC6"/>
    <w:rsid w:val="00662CC9"/>
    <w:rsid w:val="00666E40"/>
    <w:rsid w:val="00667831"/>
    <w:rsid w:val="006678C5"/>
    <w:rsid w:val="00671A57"/>
    <w:rsid w:val="006724E3"/>
    <w:rsid w:val="0067250A"/>
    <w:rsid w:val="006734C3"/>
    <w:rsid w:val="00673D94"/>
    <w:rsid w:val="00675327"/>
    <w:rsid w:val="0068179F"/>
    <w:rsid w:val="00683B57"/>
    <w:rsid w:val="006840C6"/>
    <w:rsid w:val="00684439"/>
    <w:rsid w:val="00684B30"/>
    <w:rsid w:val="00685DD6"/>
    <w:rsid w:val="00686A97"/>
    <w:rsid w:val="00686C64"/>
    <w:rsid w:val="00690C90"/>
    <w:rsid w:val="0069109A"/>
    <w:rsid w:val="00691739"/>
    <w:rsid w:val="00691EF8"/>
    <w:rsid w:val="0069233F"/>
    <w:rsid w:val="00692A6B"/>
    <w:rsid w:val="00693837"/>
    <w:rsid w:val="006939E2"/>
    <w:rsid w:val="00693E07"/>
    <w:rsid w:val="00695C68"/>
    <w:rsid w:val="00696879"/>
    <w:rsid w:val="00696BCE"/>
    <w:rsid w:val="00696DB0"/>
    <w:rsid w:val="00697902"/>
    <w:rsid w:val="006A0CC1"/>
    <w:rsid w:val="006A144B"/>
    <w:rsid w:val="006A1AC0"/>
    <w:rsid w:val="006A2331"/>
    <w:rsid w:val="006A24C7"/>
    <w:rsid w:val="006A3DBA"/>
    <w:rsid w:val="006A47B0"/>
    <w:rsid w:val="006A5654"/>
    <w:rsid w:val="006A5810"/>
    <w:rsid w:val="006A5DFA"/>
    <w:rsid w:val="006A6579"/>
    <w:rsid w:val="006A682B"/>
    <w:rsid w:val="006B073F"/>
    <w:rsid w:val="006B2619"/>
    <w:rsid w:val="006B278A"/>
    <w:rsid w:val="006B3E47"/>
    <w:rsid w:val="006B5621"/>
    <w:rsid w:val="006B5943"/>
    <w:rsid w:val="006C03D9"/>
    <w:rsid w:val="006C1958"/>
    <w:rsid w:val="006C37F4"/>
    <w:rsid w:val="006C4755"/>
    <w:rsid w:val="006C5D3E"/>
    <w:rsid w:val="006C5D42"/>
    <w:rsid w:val="006D268D"/>
    <w:rsid w:val="006D2DBC"/>
    <w:rsid w:val="006D58AA"/>
    <w:rsid w:val="006D7B7D"/>
    <w:rsid w:val="006E0983"/>
    <w:rsid w:val="006E0D9C"/>
    <w:rsid w:val="006E1066"/>
    <w:rsid w:val="006E17E9"/>
    <w:rsid w:val="006E1C4D"/>
    <w:rsid w:val="006E26F3"/>
    <w:rsid w:val="006E3BA6"/>
    <w:rsid w:val="006E5A51"/>
    <w:rsid w:val="006E6551"/>
    <w:rsid w:val="006E6B7C"/>
    <w:rsid w:val="006E760D"/>
    <w:rsid w:val="006E7A2E"/>
    <w:rsid w:val="006F0A16"/>
    <w:rsid w:val="006F0CCE"/>
    <w:rsid w:val="006F2B5A"/>
    <w:rsid w:val="006F41B3"/>
    <w:rsid w:val="006F4FF8"/>
    <w:rsid w:val="006F5207"/>
    <w:rsid w:val="006F549D"/>
    <w:rsid w:val="006F662A"/>
    <w:rsid w:val="006F759D"/>
    <w:rsid w:val="006F75A2"/>
    <w:rsid w:val="0070065C"/>
    <w:rsid w:val="007059AD"/>
    <w:rsid w:val="00705C51"/>
    <w:rsid w:val="00706007"/>
    <w:rsid w:val="007075BD"/>
    <w:rsid w:val="007106AF"/>
    <w:rsid w:val="00711876"/>
    <w:rsid w:val="007129A8"/>
    <w:rsid w:val="00712F64"/>
    <w:rsid w:val="00714A80"/>
    <w:rsid w:val="00714A81"/>
    <w:rsid w:val="007231C3"/>
    <w:rsid w:val="00725346"/>
    <w:rsid w:val="00725778"/>
    <w:rsid w:val="007261DC"/>
    <w:rsid w:val="007266C6"/>
    <w:rsid w:val="00727954"/>
    <w:rsid w:val="00730183"/>
    <w:rsid w:val="007303C5"/>
    <w:rsid w:val="0073125E"/>
    <w:rsid w:val="007322AE"/>
    <w:rsid w:val="0073246A"/>
    <w:rsid w:val="0073275F"/>
    <w:rsid w:val="007327CA"/>
    <w:rsid w:val="00733F9E"/>
    <w:rsid w:val="00734493"/>
    <w:rsid w:val="00735183"/>
    <w:rsid w:val="0073593E"/>
    <w:rsid w:val="00735C1D"/>
    <w:rsid w:val="00736FCC"/>
    <w:rsid w:val="00737587"/>
    <w:rsid w:val="007421A0"/>
    <w:rsid w:val="00742993"/>
    <w:rsid w:val="00742B3D"/>
    <w:rsid w:val="00743AD5"/>
    <w:rsid w:val="00743D1E"/>
    <w:rsid w:val="00745E97"/>
    <w:rsid w:val="00745FAA"/>
    <w:rsid w:val="00745FC5"/>
    <w:rsid w:val="0075019C"/>
    <w:rsid w:val="00750D81"/>
    <w:rsid w:val="00750DFF"/>
    <w:rsid w:val="007515E4"/>
    <w:rsid w:val="00751A1B"/>
    <w:rsid w:val="00753676"/>
    <w:rsid w:val="00753826"/>
    <w:rsid w:val="00753B63"/>
    <w:rsid w:val="00754D2B"/>
    <w:rsid w:val="00755575"/>
    <w:rsid w:val="00756087"/>
    <w:rsid w:val="00760D32"/>
    <w:rsid w:val="00761711"/>
    <w:rsid w:val="00762CA2"/>
    <w:rsid w:val="00763673"/>
    <w:rsid w:val="007638EC"/>
    <w:rsid w:val="007649B4"/>
    <w:rsid w:val="00764A33"/>
    <w:rsid w:val="00764BA8"/>
    <w:rsid w:val="00766B8F"/>
    <w:rsid w:val="00766E97"/>
    <w:rsid w:val="007672CC"/>
    <w:rsid w:val="007678E3"/>
    <w:rsid w:val="0077146A"/>
    <w:rsid w:val="00771B02"/>
    <w:rsid w:val="007733CD"/>
    <w:rsid w:val="00775F7D"/>
    <w:rsid w:val="00777E29"/>
    <w:rsid w:val="00781CA2"/>
    <w:rsid w:val="0078201E"/>
    <w:rsid w:val="00783DEA"/>
    <w:rsid w:val="007847EF"/>
    <w:rsid w:val="007853DA"/>
    <w:rsid w:val="00786C6D"/>
    <w:rsid w:val="00787C57"/>
    <w:rsid w:val="00790108"/>
    <w:rsid w:val="0079045C"/>
    <w:rsid w:val="0079089F"/>
    <w:rsid w:val="00792481"/>
    <w:rsid w:val="00792ED4"/>
    <w:rsid w:val="00793049"/>
    <w:rsid w:val="00795A5A"/>
    <w:rsid w:val="00797282"/>
    <w:rsid w:val="007A008B"/>
    <w:rsid w:val="007A0D2A"/>
    <w:rsid w:val="007A19A4"/>
    <w:rsid w:val="007A27AD"/>
    <w:rsid w:val="007A4007"/>
    <w:rsid w:val="007A4621"/>
    <w:rsid w:val="007A50AE"/>
    <w:rsid w:val="007A5556"/>
    <w:rsid w:val="007A5FB0"/>
    <w:rsid w:val="007A7986"/>
    <w:rsid w:val="007B0398"/>
    <w:rsid w:val="007B0D50"/>
    <w:rsid w:val="007B11B9"/>
    <w:rsid w:val="007B14ED"/>
    <w:rsid w:val="007B2C1A"/>
    <w:rsid w:val="007B37A7"/>
    <w:rsid w:val="007B41AE"/>
    <w:rsid w:val="007B750F"/>
    <w:rsid w:val="007C3058"/>
    <w:rsid w:val="007C33CA"/>
    <w:rsid w:val="007C3C07"/>
    <w:rsid w:val="007C5B5D"/>
    <w:rsid w:val="007D1B0F"/>
    <w:rsid w:val="007D1B10"/>
    <w:rsid w:val="007D1D7E"/>
    <w:rsid w:val="007D706C"/>
    <w:rsid w:val="007DBE66"/>
    <w:rsid w:val="007E0399"/>
    <w:rsid w:val="007E1011"/>
    <w:rsid w:val="007E5D56"/>
    <w:rsid w:val="007E7E63"/>
    <w:rsid w:val="007F03EF"/>
    <w:rsid w:val="007F128D"/>
    <w:rsid w:val="007F128F"/>
    <w:rsid w:val="007F1C32"/>
    <w:rsid w:val="007F24FF"/>
    <w:rsid w:val="007F3123"/>
    <w:rsid w:val="007F3939"/>
    <w:rsid w:val="007F3AFB"/>
    <w:rsid w:val="007F420C"/>
    <w:rsid w:val="00800103"/>
    <w:rsid w:val="008030F5"/>
    <w:rsid w:val="0080358C"/>
    <w:rsid w:val="00805190"/>
    <w:rsid w:val="00805431"/>
    <w:rsid w:val="0080573A"/>
    <w:rsid w:val="00805A41"/>
    <w:rsid w:val="00806ACD"/>
    <w:rsid w:val="00807374"/>
    <w:rsid w:val="00807668"/>
    <w:rsid w:val="00807DB2"/>
    <w:rsid w:val="00810238"/>
    <w:rsid w:val="008106C4"/>
    <w:rsid w:val="00811506"/>
    <w:rsid w:val="00811653"/>
    <w:rsid w:val="008133F8"/>
    <w:rsid w:val="00813C40"/>
    <w:rsid w:val="008147CA"/>
    <w:rsid w:val="00814985"/>
    <w:rsid w:val="0081533C"/>
    <w:rsid w:val="008161A1"/>
    <w:rsid w:val="00816A40"/>
    <w:rsid w:val="00817009"/>
    <w:rsid w:val="0081707B"/>
    <w:rsid w:val="00820CD1"/>
    <w:rsid w:val="00824C84"/>
    <w:rsid w:val="00826E2F"/>
    <w:rsid w:val="008273A8"/>
    <w:rsid w:val="008312D3"/>
    <w:rsid w:val="008331B9"/>
    <w:rsid w:val="00833AC4"/>
    <w:rsid w:val="00834DB4"/>
    <w:rsid w:val="008363AB"/>
    <w:rsid w:val="00841251"/>
    <w:rsid w:val="00841899"/>
    <w:rsid w:val="00842340"/>
    <w:rsid w:val="00842611"/>
    <w:rsid w:val="00842D9D"/>
    <w:rsid w:val="00843D0A"/>
    <w:rsid w:val="00844292"/>
    <w:rsid w:val="00844E0A"/>
    <w:rsid w:val="00845738"/>
    <w:rsid w:val="00847084"/>
    <w:rsid w:val="008470FC"/>
    <w:rsid w:val="00847BA7"/>
    <w:rsid w:val="008526D7"/>
    <w:rsid w:val="008538F3"/>
    <w:rsid w:val="00855FD1"/>
    <w:rsid w:val="00856052"/>
    <w:rsid w:val="0086027B"/>
    <w:rsid w:val="0086043E"/>
    <w:rsid w:val="00860D46"/>
    <w:rsid w:val="00860D99"/>
    <w:rsid w:val="00861C5D"/>
    <w:rsid w:val="00861CE0"/>
    <w:rsid w:val="00865895"/>
    <w:rsid w:val="00871243"/>
    <w:rsid w:val="008721B0"/>
    <w:rsid w:val="00873FDF"/>
    <w:rsid w:val="008747FF"/>
    <w:rsid w:val="008768C5"/>
    <w:rsid w:val="00877220"/>
    <w:rsid w:val="00880AD8"/>
    <w:rsid w:val="0088173D"/>
    <w:rsid w:val="008818C8"/>
    <w:rsid w:val="00882578"/>
    <w:rsid w:val="00882B02"/>
    <w:rsid w:val="00882F1E"/>
    <w:rsid w:val="00883EA8"/>
    <w:rsid w:val="008842CA"/>
    <w:rsid w:val="0088673E"/>
    <w:rsid w:val="008905D9"/>
    <w:rsid w:val="008907B5"/>
    <w:rsid w:val="00890AAF"/>
    <w:rsid w:val="00891980"/>
    <w:rsid w:val="008919E8"/>
    <w:rsid w:val="00893662"/>
    <w:rsid w:val="00897AEA"/>
    <w:rsid w:val="008A1410"/>
    <w:rsid w:val="008A230B"/>
    <w:rsid w:val="008A25BE"/>
    <w:rsid w:val="008A3764"/>
    <w:rsid w:val="008A3FC6"/>
    <w:rsid w:val="008A5E30"/>
    <w:rsid w:val="008A61D5"/>
    <w:rsid w:val="008A6EF6"/>
    <w:rsid w:val="008B04CF"/>
    <w:rsid w:val="008B600C"/>
    <w:rsid w:val="008B7069"/>
    <w:rsid w:val="008B7517"/>
    <w:rsid w:val="008C0085"/>
    <w:rsid w:val="008C13CB"/>
    <w:rsid w:val="008C184D"/>
    <w:rsid w:val="008C1E38"/>
    <w:rsid w:val="008C2718"/>
    <w:rsid w:val="008C33F0"/>
    <w:rsid w:val="008C348B"/>
    <w:rsid w:val="008C44AA"/>
    <w:rsid w:val="008C630E"/>
    <w:rsid w:val="008C74F7"/>
    <w:rsid w:val="008C7560"/>
    <w:rsid w:val="008C7C09"/>
    <w:rsid w:val="008D002A"/>
    <w:rsid w:val="008D505C"/>
    <w:rsid w:val="008D7905"/>
    <w:rsid w:val="008D7DFC"/>
    <w:rsid w:val="008E0700"/>
    <w:rsid w:val="008E084D"/>
    <w:rsid w:val="008E0E9F"/>
    <w:rsid w:val="008E25E7"/>
    <w:rsid w:val="008E796E"/>
    <w:rsid w:val="008F04E2"/>
    <w:rsid w:val="008F0A08"/>
    <w:rsid w:val="008F14CE"/>
    <w:rsid w:val="008F2731"/>
    <w:rsid w:val="008F428E"/>
    <w:rsid w:val="008F432F"/>
    <w:rsid w:val="008F43D1"/>
    <w:rsid w:val="008F4499"/>
    <w:rsid w:val="008F4A51"/>
    <w:rsid w:val="008F53E8"/>
    <w:rsid w:val="008F6134"/>
    <w:rsid w:val="008F6F67"/>
    <w:rsid w:val="009004AA"/>
    <w:rsid w:val="009016DB"/>
    <w:rsid w:val="00902784"/>
    <w:rsid w:val="009032F7"/>
    <w:rsid w:val="00904C12"/>
    <w:rsid w:val="00904EBE"/>
    <w:rsid w:val="00905BC2"/>
    <w:rsid w:val="009077CE"/>
    <w:rsid w:val="00907C55"/>
    <w:rsid w:val="00911059"/>
    <w:rsid w:val="00911959"/>
    <w:rsid w:val="009119AC"/>
    <w:rsid w:val="00913AF2"/>
    <w:rsid w:val="00913DDE"/>
    <w:rsid w:val="00914FC9"/>
    <w:rsid w:val="00916AE2"/>
    <w:rsid w:val="009208A9"/>
    <w:rsid w:val="00920B65"/>
    <w:rsid w:val="00920C8F"/>
    <w:rsid w:val="00920F6E"/>
    <w:rsid w:val="00920F80"/>
    <w:rsid w:val="009212B3"/>
    <w:rsid w:val="0092141A"/>
    <w:rsid w:val="00921705"/>
    <w:rsid w:val="00921C3A"/>
    <w:rsid w:val="0092259E"/>
    <w:rsid w:val="00922F1C"/>
    <w:rsid w:val="009238C2"/>
    <w:rsid w:val="00924392"/>
    <w:rsid w:val="00925869"/>
    <w:rsid w:val="00927E77"/>
    <w:rsid w:val="0093219E"/>
    <w:rsid w:val="009326C2"/>
    <w:rsid w:val="00932A32"/>
    <w:rsid w:val="00934A08"/>
    <w:rsid w:val="009352B4"/>
    <w:rsid w:val="009401BA"/>
    <w:rsid w:val="00940880"/>
    <w:rsid w:val="009425FA"/>
    <w:rsid w:val="00942685"/>
    <w:rsid w:val="009449DC"/>
    <w:rsid w:val="00945BA6"/>
    <w:rsid w:val="00946061"/>
    <w:rsid w:val="0094642B"/>
    <w:rsid w:val="00946E7E"/>
    <w:rsid w:val="00950350"/>
    <w:rsid w:val="00951710"/>
    <w:rsid w:val="00953173"/>
    <w:rsid w:val="00953272"/>
    <w:rsid w:val="009535C1"/>
    <w:rsid w:val="00953A04"/>
    <w:rsid w:val="00956EA9"/>
    <w:rsid w:val="0095717A"/>
    <w:rsid w:val="009600D6"/>
    <w:rsid w:val="009614F1"/>
    <w:rsid w:val="00961C4D"/>
    <w:rsid w:val="0096214F"/>
    <w:rsid w:val="009629EC"/>
    <w:rsid w:val="00963CDB"/>
    <w:rsid w:val="00963DDB"/>
    <w:rsid w:val="00963EB9"/>
    <w:rsid w:val="00964597"/>
    <w:rsid w:val="00964BEF"/>
    <w:rsid w:val="009656A1"/>
    <w:rsid w:val="00965D50"/>
    <w:rsid w:val="00967443"/>
    <w:rsid w:val="00967C18"/>
    <w:rsid w:val="009705E2"/>
    <w:rsid w:val="00972361"/>
    <w:rsid w:val="00972AC9"/>
    <w:rsid w:val="00975622"/>
    <w:rsid w:val="009763E6"/>
    <w:rsid w:val="009766FE"/>
    <w:rsid w:val="00977021"/>
    <w:rsid w:val="009773F0"/>
    <w:rsid w:val="00977798"/>
    <w:rsid w:val="00982625"/>
    <w:rsid w:val="00982870"/>
    <w:rsid w:val="00982C9B"/>
    <w:rsid w:val="009834D3"/>
    <w:rsid w:val="0098644F"/>
    <w:rsid w:val="0098712F"/>
    <w:rsid w:val="0099073B"/>
    <w:rsid w:val="009909C5"/>
    <w:rsid w:val="00990E72"/>
    <w:rsid w:val="0099104A"/>
    <w:rsid w:val="009913B0"/>
    <w:rsid w:val="00992635"/>
    <w:rsid w:val="00992BD2"/>
    <w:rsid w:val="00992FEC"/>
    <w:rsid w:val="00994194"/>
    <w:rsid w:val="00995B4E"/>
    <w:rsid w:val="00995EE0"/>
    <w:rsid w:val="009973E7"/>
    <w:rsid w:val="009977A7"/>
    <w:rsid w:val="009A0369"/>
    <w:rsid w:val="009A1CE1"/>
    <w:rsid w:val="009A3916"/>
    <w:rsid w:val="009A4B24"/>
    <w:rsid w:val="009A58BC"/>
    <w:rsid w:val="009A5A0C"/>
    <w:rsid w:val="009A645E"/>
    <w:rsid w:val="009A7CBD"/>
    <w:rsid w:val="009B0AC3"/>
    <w:rsid w:val="009B557F"/>
    <w:rsid w:val="009B5616"/>
    <w:rsid w:val="009B594D"/>
    <w:rsid w:val="009B6A7B"/>
    <w:rsid w:val="009B6E1D"/>
    <w:rsid w:val="009B7117"/>
    <w:rsid w:val="009C25C5"/>
    <w:rsid w:val="009C2A2C"/>
    <w:rsid w:val="009C56C3"/>
    <w:rsid w:val="009C57D3"/>
    <w:rsid w:val="009C5915"/>
    <w:rsid w:val="009C6CED"/>
    <w:rsid w:val="009C7059"/>
    <w:rsid w:val="009D020C"/>
    <w:rsid w:val="009D2867"/>
    <w:rsid w:val="009D2DEB"/>
    <w:rsid w:val="009D383A"/>
    <w:rsid w:val="009D749D"/>
    <w:rsid w:val="009D7B9B"/>
    <w:rsid w:val="009E01C8"/>
    <w:rsid w:val="009E0740"/>
    <w:rsid w:val="009E0FDA"/>
    <w:rsid w:val="009E2C13"/>
    <w:rsid w:val="009E2CC5"/>
    <w:rsid w:val="009E2DC1"/>
    <w:rsid w:val="009E34DD"/>
    <w:rsid w:val="009E3EC0"/>
    <w:rsid w:val="009E51BC"/>
    <w:rsid w:val="009E5BAE"/>
    <w:rsid w:val="009E5BC6"/>
    <w:rsid w:val="009E6055"/>
    <w:rsid w:val="009E6780"/>
    <w:rsid w:val="009E67E3"/>
    <w:rsid w:val="009E699D"/>
    <w:rsid w:val="009E71B4"/>
    <w:rsid w:val="009F129E"/>
    <w:rsid w:val="009F1376"/>
    <w:rsid w:val="009F2D06"/>
    <w:rsid w:val="009F4C41"/>
    <w:rsid w:val="009F5654"/>
    <w:rsid w:val="009F6E9B"/>
    <w:rsid w:val="009F7EDC"/>
    <w:rsid w:val="00A00B59"/>
    <w:rsid w:val="00A0133C"/>
    <w:rsid w:val="00A01571"/>
    <w:rsid w:val="00A033F3"/>
    <w:rsid w:val="00A04924"/>
    <w:rsid w:val="00A06600"/>
    <w:rsid w:val="00A1042F"/>
    <w:rsid w:val="00A106CE"/>
    <w:rsid w:val="00A111B4"/>
    <w:rsid w:val="00A12234"/>
    <w:rsid w:val="00A12FE0"/>
    <w:rsid w:val="00A14B61"/>
    <w:rsid w:val="00A1506B"/>
    <w:rsid w:val="00A163CF"/>
    <w:rsid w:val="00A16D33"/>
    <w:rsid w:val="00A1703D"/>
    <w:rsid w:val="00A1746C"/>
    <w:rsid w:val="00A216AC"/>
    <w:rsid w:val="00A21C20"/>
    <w:rsid w:val="00A2276E"/>
    <w:rsid w:val="00A22E3A"/>
    <w:rsid w:val="00A247E0"/>
    <w:rsid w:val="00A24FDC"/>
    <w:rsid w:val="00A25A75"/>
    <w:rsid w:val="00A25ADB"/>
    <w:rsid w:val="00A2676A"/>
    <w:rsid w:val="00A30C5C"/>
    <w:rsid w:val="00A3287E"/>
    <w:rsid w:val="00A349FF"/>
    <w:rsid w:val="00A34AAF"/>
    <w:rsid w:val="00A359BA"/>
    <w:rsid w:val="00A37EF8"/>
    <w:rsid w:val="00A43165"/>
    <w:rsid w:val="00A431BD"/>
    <w:rsid w:val="00A444AC"/>
    <w:rsid w:val="00A45197"/>
    <w:rsid w:val="00A45B1D"/>
    <w:rsid w:val="00A45C35"/>
    <w:rsid w:val="00A45F18"/>
    <w:rsid w:val="00A46AC8"/>
    <w:rsid w:val="00A47B90"/>
    <w:rsid w:val="00A5186F"/>
    <w:rsid w:val="00A52801"/>
    <w:rsid w:val="00A5294E"/>
    <w:rsid w:val="00A53447"/>
    <w:rsid w:val="00A549AB"/>
    <w:rsid w:val="00A5567B"/>
    <w:rsid w:val="00A56380"/>
    <w:rsid w:val="00A57B1B"/>
    <w:rsid w:val="00A610D0"/>
    <w:rsid w:val="00A610E8"/>
    <w:rsid w:val="00A61967"/>
    <w:rsid w:val="00A61A5D"/>
    <w:rsid w:val="00A6208A"/>
    <w:rsid w:val="00A6324D"/>
    <w:rsid w:val="00A649D1"/>
    <w:rsid w:val="00A65CB1"/>
    <w:rsid w:val="00A6602C"/>
    <w:rsid w:val="00A670C7"/>
    <w:rsid w:val="00A67899"/>
    <w:rsid w:val="00A70799"/>
    <w:rsid w:val="00A71A5C"/>
    <w:rsid w:val="00A71EC8"/>
    <w:rsid w:val="00A727ED"/>
    <w:rsid w:val="00A73F01"/>
    <w:rsid w:val="00A74ED7"/>
    <w:rsid w:val="00A74F5D"/>
    <w:rsid w:val="00A7695B"/>
    <w:rsid w:val="00A77BA0"/>
    <w:rsid w:val="00A827FE"/>
    <w:rsid w:val="00A82E2E"/>
    <w:rsid w:val="00A83AA9"/>
    <w:rsid w:val="00A83B74"/>
    <w:rsid w:val="00A85DF1"/>
    <w:rsid w:val="00A86A9C"/>
    <w:rsid w:val="00A876C1"/>
    <w:rsid w:val="00A90EDE"/>
    <w:rsid w:val="00A91FB6"/>
    <w:rsid w:val="00A93447"/>
    <w:rsid w:val="00A94463"/>
    <w:rsid w:val="00A94E52"/>
    <w:rsid w:val="00A95B77"/>
    <w:rsid w:val="00A96DBD"/>
    <w:rsid w:val="00A97095"/>
    <w:rsid w:val="00A971CC"/>
    <w:rsid w:val="00AA1706"/>
    <w:rsid w:val="00AA2304"/>
    <w:rsid w:val="00AA337B"/>
    <w:rsid w:val="00AA3FF2"/>
    <w:rsid w:val="00AA5114"/>
    <w:rsid w:val="00AA5FE7"/>
    <w:rsid w:val="00AA6738"/>
    <w:rsid w:val="00AA7C05"/>
    <w:rsid w:val="00AB0096"/>
    <w:rsid w:val="00AB0C98"/>
    <w:rsid w:val="00AB144C"/>
    <w:rsid w:val="00AB1482"/>
    <w:rsid w:val="00AB33F0"/>
    <w:rsid w:val="00AB3405"/>
    <w:rsid w:val="00AB496C"/>
    <w:rsid w:val="00AB7C45"/>
    <w:rsid w:val="00AB7F0F"/>
    <w:rsid w:val="00AC01D9"/>
    <w:rsid w:val="00AC1829"/>
    <w:rsid w:val="00AC1BAF"/>
    <w:rsid w:val="00AC2175"/>
    <w:rsid w:val="00AC2881"/>
    <w:rsid w:val="00AC3B9C"/>
    <w:rsid w:val="00AC3EE3"/>
    <w:rsid w:val="00AC4D9E"/>
    <w:rsid w:val="00AC56EB"/>
    <w:rsid w:val="00AC679B"/>
    <w:rsid w:val="00AC7340"/>
    <w:rsid w:val="00AD172F"/>
    <w:rsid w:val="00AD190E"/>
    <w:rsid w:val="00AD49CA"/>
    <w:rsid w:val="00AD5CCE"/>
    <w:rsid w:val="00AD6DBE"/>
    <w:rsid w:val="00AE02CD"/>
    <w:rsid w:val="00AE1276"/>
    <w:rsid w:val="00AE1A3F"/>
    <w:rsid w:val="00AE2661"/>
    <w:rsid w:val="00AE26CC"/>
    <w:rsid w:val="00AE3FC2"/>
    <w:rsid w:val="00AE41D7"/>
    <w:rsid w:val="00AE5196"/>
    <w:rsid w:val="00AE5F8A"/>
    <w:rsid w:val="00AF24E2"/>
    <w:rsid w:val="00AF2BE9"/>
    <w:rsid w:val="00AF4221"/>
    <w:rsid w:val="00AF4DD2"/>
    <w:rsid w:val="00AF5543"/>
    <w:rsid w:val="00AF64B2"/>
    <w:rsid w:val="00AF7721"/>
    <w:rsid w:val="00B0012B"/>
    <w:rsid w:val="00B01562"/>
    <w:rsid w:val="00B01C11"/>
    <w:rsid w:val="00B01EC5"/>
    <w:rsid w:val="00B0239B"/>
    <w:rsid w:val="00B03E6E"/>
    <w:rsid w:val="00B0480D"/>
    <w:rsid w:val="00B07AC5"/>
    <w:rsid w:val="00B1039B"/>
    <w:rsid w:val="00B116CA"/>
    <w:rsid w:val="00B117A7"/>
    <w:rsid w:val="00B126F4"/>
    <w:rsid w:val="00B13768"/>
    <w:rsid w:val="00B141F0"/>
    <w:rsid w:val="00B1608C"/>
    <w:rsid w:val="00B1635D"/>
    <w:rsid w:val="00B175DB"/>
    <w:rsid w:val="00B202AB"/>
    <w:rsid w:val="00B20691"/>
    <w:rsid w:val="00B21E13"/>
    <w:rsid w:val="00B2217C"/>
    <w:rsid w:val="00B23743"/>
    <w:rsid w:val="00B2374A"/>
    <w:rsid w:val="00B23846"/>
    <w:rsid w:val="00B2423F"/>
    <w:rsid w:val="00B24BC9"/>
    <w:rsid w:val="00B252C6"/>
    <w:rsid w:val="00B254D9"/>
    <w:rsid w:val="00B25FE7"/>
    <w:rsid w:val="00B26890"/>
    <w:rsid w:val="00B26ABB"/>
    <w:rsid w:val="00B27237"/>
    <w:rsid w:val="00B27EA4"/>
    <w:rsid w:val="00B30F29"/>
    <w:rsid w:val="00B324B1"/>
    <w:rsid w:val="00B32F84"/>
    <w:rsid w:val="00B32FE7"/>
    <w:rsid w:val="00B3384C"/>
    <w:rsid w:val="00B33E75"/>
    <w:rsid w:val="00B33F4A"/>
    <w:rsid w:val="00B34726"/>
    <w:rsid w:val="00B34E64"/>
    <w:rsid w:val="00B35AA2"/>
    <w:rsid w:val="00B3603D"/>
    <w:rsid w:val="00B36055"/>
    <w:rsid w:val="00B37EA0"/>
    <w:rsid w:val="00B41356"/>
    <w:rsid w:val="00B422F4"/>
    <w:rsid w:val="00B424F2"/>
    <w:rsid w:val="00B43182"/>
    <w:rsid w:val="00B43D03"/>
    <w:rsid w:val="00B45376"/>
    <w:rsid w:val="00B50588"/>
    <w:rsid w:val="00B50EE1"/>
    <w:rsid w:val="00B5133F"/>
    <w:rsid w:val="00B51FEB"/>
    <w:rsid w:val="00B525D0"/>
    <w:rsid w:val="00B5275C"/>
    <w:rsid w:val="00B5378D"/>
    <w:rsid w:val="00B538FF"/>
    <w:rsid w:val="00B548CC"/>
    <w:rsid w:val="00B54A4F"/>
    <w:rsid w:val="00B55C95"/>
    <w:rsid w:val="00B56AE4"/>
    <w:rsid w:val="00B56B2A"/>
    <w:rsid w:val="00B56CC5"/>
    <w:rsid w:val="00B56FC6"/>
    <w:rsid w:val="00B57557"/>
    <w:rsid w:val="00B60206"/>
    <w:rsid w:val="00B60256"/>
    <w:rsid w:val="00B6045C"/>
    <w:rsid w:val="00B60766"/>
    <w:rsid w:val="00B62C3E"/>
    <w:rsid w:val="00B659A8"/>
    <w:rsid w:val="00B65A5B"/>
    <w:rsid w:val="00B660C3"/>
    <w:rsid w:val="00B660E6"/>
    <w:rsid w:val="00B662D4"/>
    <w:rsid w:val="00B67E66"/>
    <w:rsid w:val="00B7016D"/>
    <w:rsid w:val="00B70DB8"/>
    <w:rsid w:val="00B71052"/>
    <w:rsid w:val="00B713C2"/>
    <w:rsid w:val="00B714EA"/>
    <w:rsid w:val="00B720D1"/>
    <w:rsid w:val="00B7242B"/>
    <w:rsid w:val="00B73478"/>
    <w:rsid w:val="00B74629"/>
    <w:rsid w:val="00B7473D"/>
    <w:rsid w:val="00B758F3"/>
    <w:rsid w:val="00B75B45"/>
    <w:rsid w:val="00B7672D"/>
    <w:rsid w:val="00B76BB2"/>
    <w:rsid w:val="00B77212"/>
    <w:rsid w:val="00B772A5"/>
    <w:rsid w:val="00B831FC"/>
    <w:rsid w:val="00B83BF1"/>
    <w:rsid w:val="00B85AD0"/>
    <w:rsid w:val="00B85B82"/>
    <w:rsid w:val="00B85FE9"/>
    <w:rsid w:val="00B87BF4"/>
    <w:rsid w:val="00B9033C"/>
    <w:rsid w:val="00B903CC"/>
    <w:rsid w:val="00B909E3"/>
    <w:rsid w:val="00B92ADE"/>
    <w:rsid w:val="00B94A80"/>
    <w:rsid w:val="00B9521D"/>
    <w:rsid w:val="00B95EBD"/>
    <w:rsid w:val="00B97CE4"/>
    <w:rsid w:val="00BA1FF9"/>
    <w:rsid w:val="00BA28E6"/>
    <w:rsid w:val="00BA29DB"/>
    <w:rsid w:val="00BA302A"/>
    <w:rsid w:val="00BA48D6"/>
    <w:rsid w:val="00BA4EA0"/>
    <w:rsid w:val="00BA5139"/>
    <w:rsid w:val="00BA64EF"/>
    <w:rsid w:val="00BA7150"/>
    <w:rsid w:val="00BB2DDA"/>
    <w:rsid w:val="00BB5480"/>
    <w:rsid w:val="00BB575D"/>
    <w:rsid w:val="00BB7F9A"/>
    <w:rsid w:val="00BC0DB1"/>
    <w:rsid w:val="00BC0F68"/>
    <w:rsid w:val="00BC1861"/>
    <w:rsid w:val="00BC221C"/>
    <w:rsid w:val="00BC329E"/>
    <w:rsid w:val="00BC3648"/>
    <w:rsid w:val="00BC4C7C"/>
    <w:rsid w:val="00BC5037"/>
    <w:rsid w:val="00BC5731"/>
    <w:rsid w:val="00BC5CA7"/>
    <w:rsid w:val="00BC6B3D"/>
    <w:rsid w:val="00BC7DB6"/>
    <w:rsid w:val="00BD01E4"/>
    <w:rsid w:val="00BD0704"/>
    <w:rsid w:val="00BD0950"/>
    <w:rsid w:val="00BD2014"/>
    <w:rsid w:val="00BD3A0B"/>
    <w:rsid w:val="00BD4A61"/>
    <w:rsid w:val="00BD4CA0"/>
    <w:rsid w:val="00BD4D88"/>
    <w:rsid w:val="00BD5B25"/>
    <w:rsid w:val="00BD5FC3"/>
    <w:rsid w:val="00BD65D9"/>
    <w:rsid w:val="00BD66F4"/>
    <w:rsid w:val="00BE008E"/>
    <w:rsid w:val="00BE05BC"/>
    <w:rsid w:val="00BE0CFE"/>
    <w:rsid w:val="00BE188F"/>
    <w:rsid w:val="00BE2E5E"/>
    <w:rsid w:val="00BE4EBA"/>
    <w:rsid w:val="00BE4F86"/>
    <w:rsid w:val="00BE530F"/>
    <w:rsid w:val="00BE7A04"/>
    <w:rsid w:val="00BF03F0"/>
    <w:rsid w:val="00BF0629"/>
    <w:rsid w:val="00BF138B"/>
    <w:rsid w:val="00BF3846"/>
    <w:rsid w:val="00BF4C7B"/>
    <w:rsid w:val="00BF4D98"/>
    <w:rsid w:val="00BF6746"/>
    <w:rsid w:val="00BF68AB"/>
    <w:rsid w:val="00BF7334"/>
    <w:rsid w:val="00BF7922"/>
    <w:rsid w:val="00C0102C"/>
    <w:rsid w:val="00C01561"/>
    <w:rsid w:val="00C021EB"/>
    <w:rsid w:val="00C02E19"/>
    <w:rsid w:val="00C03FA1"/>
    <w:rsid w:val="00C04CED"/>
    <w:rsid w:val="00C04F27"/>
    <w:rsid w:val="00C055CE"/>
    <w:rsid w:val="00C05F99"/>
    <w:rsid w:val="00C069A0"/>
    <w:rsid w:val="00C07140"/>
    <w:rsid w:val="00C07490"/>
    <w:rsid w:val="00C107C1"/>
    <w:rsid w:val="00C10DE7"/>
    <w:rsid w:val="00C10E27"/>
    <w:rsid w:val="00C1272F"/>
    <w:rsid w:val="00C14D9B"/>
    <w:rsid w:val="00C15563"/>
    <w:rsid w:val="00C15FB2"/>
    <w:rsid w:val="00C16C9C"/>
    <w:rsid w:val="00C17067"/>
    <w:rsid w:val="00C179D3"/>
    <w:rsid w:val="00C2034D"/>
    <w:rsid w:val="00C204C0"/>
    <w:rsid w:val="00C21EA9"/>
    <w:rsid w:val="00C21F97"/>
    <w:rsid w:val="00C22143"/>
    <w:rsid w:val="00C22232"/>
    <w:rsid w:val="00C24CC3"/>
    <w:rsid w:val="00C261E8"/>
    <w:rsid w:val="00C27A29"/>
    <w:rsid w:val="00C31362"/>
    <w:rsid w:val="00C314AD"/>
    <w:rsid w:val="00C320B8"/>
    <w:rsid w:val="00C33B29"/>
    <w:rsid w:val="00C345A2"/>
    <w:rsid w:val="00C34F37"/>
    <w:rsid w:val="00C34F64"/>
    <w:rsid w:val="00C35B1F"/>
    <w:rsid w:val="00C368A5"/>
    <w:rsid w:val="00C378A6"/>
    <w:rsid w:val="00C400CF"/>
    <w:rsid w:val="00C41313"/>
    <w:rsid w:val="00C4220F"/>
    <w:rsid w:val="00C42289"/>
    <w:rsid w:val="00C427B0"/>
    <w:rsid w:val="00C427DB"/>
    <w:rsid w:val="00C43499"/>
    <w:rsid w:val="00C441B8"/>
    <w:rsid w:val="00C444A3"/>
    <w:rsid w:val="00C453D2"/>
    <w:rsid w:val="00C456D7"/>
    <w:rsid w:val="00C4776F"/>
    <w:rsid w:val="00C4788D"/>
    <w:rsid w:val="00C504C1"/>
    <w:rsid w:val="00C513EC"/>
    <w:rsid w:val="00C51680"/>
    <w:rsid w:val="00C51F62"/>
    <w:rsid w:val="00C52A90"/>
    <w:rsid w:val="00C53F0E"/>
    <w:rsid w:val="00C53F66"/>
    <w:rsid w:val="00C544A3"/>
    <w:rsid w:val="00C544FE"/>
    <w:rsid w:val="00C5594D"/>
    <w:rsid w:val="00C56D61"/>
    <w:rsid w:val="00C60817"/>
    <w:rsid w:val="00C60F0B"/>
    <w:rsid w:val="00C6228F"/>
    <w:rsid w:val="00C62AFE"/>
    <w:rsid w:val="00C63274"/>
    <w:rsid w:val="00C633D3"/>
    <w:rsid w:val="00C63FC1"/>
    <w:rsid w:val="00C6464C"/>
    <w:rsid w:val="00C65AC1"/>
    <w:rsid w:val="00C65E83"/>
    <w:rsid w:val="00C666B7"/>
    <w:rsid w:val="00C667DD"/>
    <w:rsid w:val="00C70048"/>
    <w:rsid w:val="00C71177"/>
    <w:rsid w:val="00C72A94"/>
    <w:rsid w:val="00C72DB5"/>
    <w:rsid w:val="00C72F6B"/>
    <w:rsid w:val="00C7405F"/>
    <w:rsid w:val="00C74069"/>
    <w:rsid w:val="00C752E8"/>
    <w:rsid w:val="00C75FC3"/>
    <w:rsid w:val="00C764FA"/>
    <w:rsid w:val="00C7664B"/>
    <w:rsid w:val="00C768AB"/>
    <w:rsid w:val="00C773CA"/>
    <w:rsid w:val="00C77998"/>
    <w:rsid w:val="00C80E34"/>
    <w:rsid w:val="00C813C7"/>
    <w:rsid w:val="00C82062"/>
    <w:rsid w:val="00C82316"/>
    <w:rsid w:val="00C8260D"/>
    <w:rsid w:val="00C827BF"/>
    <w:rsid w:val="00C83B90"/>
    <w:rsid w:val="00C83D83"/>
    <w:rsid w:val="00C8424E"/>
    <w:rsid w:val="00C85703"/>
    <w:rsid w:val="00C86A57"/>
    <w:rsid w:val="00C8784A"/>
    <w:rsid w:val="00C90F1D"/>
    <w:rsid w:val="00C91365"/>
    <w:rsid w:val="00C916E1"/>
    <w:rsid w:val="00C92597"/>
    <w:rsid w:val="00C932E2"/>
    <w:rsid w:val="00C94D6D"/>
    <w:rsid w:val="00C95167"/>
    <w:rsid w:val="00C9528A"/>
    <w:rsid w:val="00C965D7"/>
    <w:rsid w:val="00C96CDB"/>
    <w:rsid w:val="00C97012"/>
    <w:rsid w:val="00C975E7"/>
    <w:rsid w:val="00C97662"/>
    <w:rsid w:val="00C97F21"/>
    <w:rsid w:val="00CA07B4"/>
    <w:rsid w:val="00CA5B4E"/>
    <w:rsid w:val="00CA75A0"/>
    <w:rsid w:val="00CB02BD"/>
    <w:rsid w:val="00CB1579"/>
    <w:rsid w:val="00CB1914"/>
    <w:rsid w:val="00CB3B74"/>
    <w:rsid w:val="00CB46A1"/>
    <w:rsid w:val="00CB56C2"/>
    <w:rsid w:val="00CB65E7"/>
    <w:rsid w:val="00CB67C6"/>
    <w:rsid w:val="00CB7384"/>
    <w:rsid w:val="00CB7763"/>
    <w:rsid w:val="00CC0104"/>
    <w:rsid w:val="00CC1992"/>
    <w:rsid w:val="00CC1DA7"/>
    <w:rsid w:val="00CC386D"/>
    <w:rsid w:val="00CC4AE7"/>
    <w:rsid w:val="00CC5587"/>
    <w:rsid w:val="00CC60D0"/>
    <w:rsid w:val="00CC7A39"/>
    <w:rsid w:val="00CC7EA5"/>
    <w:rsid w:val="00CD209C"/>
    <w:rsid w:val="00CD2CE0"/>
    <w:rsid w:val="00CD3084"/>
    <w:rsid w:val="00CD3B20"/>
    <w:rsid w:val="00CE07E7"/>
    <w:rsid w:val="00CE0A8D"/>
    <w:rsid w:val="00CE0F23"/>
    <w:rsid w:val="00CE1796"/>
    <w:rsid w:val="00CE28EB"/>
    <w:rsid w:val="00CE2E14"/>
    <w:rsid w:val="00CE3568"/>
    <w:rsid w:val="00CE3939"/>
    <w:rsid w:val="00CE3BC7"/>
    <w:rsid w:val="00CE48C6"/>
    <w:rsid w:val="00CE7E7F"/>
    <w:rsid w:val="00CF0C61"/>
    <w:rsid w:val="00CF19C1"/>
    <w:rsid w:val="00CF5320"/>
    <w:rsid w:val="00D00F47"/>
    <w:rsid w:val="00D021E8"/>
    <w:rsid w:val="00D023D3"/>
    <w:rsid w:val="00D02BC4"/>
    <w:rsid w:val="00D02FB1"/>
    <w:rsid w:val="00D03516"/>
    <w:rsid w:val="00D04FC7"/>
    <w:rsid w:val="00D07B0E"/>
    <w:rsid w:val="00D07F55"/>
    <w:rsid w:val="00D101AF"/>
    <w:rsid w:val="00D102F8"/>
    <w:rsid w:val="00D11158"/>
    <w:rsid w:val="00D11F09"/>
    <w:rsid w:val="00D13515"/>
    <w:rsid w:val="00D13B42"/>
    <w:rsid w:val="00D13BF9"/>
    <w:rsid w:val="00D15CE5"/>
    <w:rsid w:val="00D15E8F"/>
    <w:rsid w:val="00D2113B"/>
    <w:rsid w:val="00D21376"/>
    <w:rsid w:val="00D24235"/>
    <w:rsid w:val="00D243B8"/>
    <w:rsid w:val="00D2500A"/>
    <w:rsid w:val="00D257FB"/>
    <w:rsid w:val="00D267D9"/>
    <w:rsid w:val="00D27C4E"/>
    <w:rsid w:val="00D30039"/>
    <w:rsid w:val="00D307FC"/>
    <w:rsid w:val="00D313A1"/>
    <w:rsid w:val="00D32C46"/>
    <w:rsid w:val="00D349E8"/>
    <w:rsid w:val="00D36B1F"/>
    <w:rsid w:val="00D36F43"/>
    <w:rsid w:val="00D41106"/>
    <w:rsid w:val="00D41A25"/>
    <w:rsid w:val="00D41DFC"/>
    <w:rsid w:val="00D4290B"/>
    <w:rsid w:val="00D44657"/>
    <w:rsid w:val="00D4532E"/>
    <w:rsid w:val="00D459B3"/>
    <w:rsid w:val="00D47BCB"/>
    <w:rsid w:val="00D5103D"/>
    <w:rsid w:val="00D51BB6"/>
    <w:rsid w:val="00D52511"/>
    <w:rsid w:val="00D52782"/>
    <w:rsid w:val="00D54C7B"/>
    <w:rsid w:val="00D56DD3"/>
    <w:rsid w:val="00D6069C"/>
    <w:rsid w:val="00D60851"/>
    <w:rsid w:val="00D61350"/>
    <w:rsid w:val="00D615DB"/>
    <w:rsid w:val="00D61E56"/>
    <w:rsid w:val="00D64A09"/>
    <w:rsid w:val="00D6513F"/>
    <w:rsid w:val="00D7200F"/>
    <w:rsid w:val="00D720AB"/>
    <w:rsid w:val="00D73BF4"/>
    <w:rsid w:val="00D7424C"/>
    <w:rsid w:val="00D76CDC"/>
    <w:rsid w:val="00D803D1"/>
    <w:rsid w:val="00D807F5"/>
    <w:rsid w:val="00D80D97"/>
    <w:rsid w:val="00D80E12"/>
    <w:rsid w:val="00D81AF3"/>
    <w:rsid w:val="00D81BF0"/>
    <w:rsid w:val="00D821D2"/>
    <w:rsid w:val="00D828F6"/>
    <w:rsid w:val="00D833ED"/>
    <w:rsid w:val="00D83918"/>
    <w:rsid w:val="00D848C4"/>
    <w:rsid w:val="00D85122"/>
    <w:rsid w:val="00D8540E"/>
    <w:rsid w:val="00D85466"/>
    <w:rsid w:val="00D857D0"/>
    <w:rsid w:val="00D86316"/>
    <w:rsid w:val="00D86880"/>
    <w:rsid w:val="00D86A1B"/>
    <w:rsid w:val="00D876A6"/>
    <w:rsid w:val="00D908FD"/>
    <w:rsid w:val="00D91C08"/>
    <w:rsid w:val="00D930D6"/>
    <w:rsid w:val="00D93E60"/>
    <w:rsid w:val="00D94306"/>
    <w:rsid w:val="00D949A6"/>
    <w:rsid w:val="00D95B8B"/>
    <w:rsid w:val="00D96525"/>
    <w:rsid w:val="00D979C5"/>
    <w:rsid w:val="00D97C82"/>
    <w:rsid w:val="00D97CFE"/>
    <w:rsid w:val="00DA125A"/>
    <w:rsid w:val="00DA2813"/>
    <w:rsid w:val="00DA3978"/>
    <w:rsid w:val="00DA3E75"/>
    <w:rsid w:val="00DA5F9F"/>
    <w:rsid w:val="00DA7296"/>
    <w:rsid w:val="00DA7ED7"/>
    <w:rsid w:val="00DA7FBD"/>
    <w:rsid w:val="00DB00F5"/>
    <w:rsid w:val="00DB0345"/>
    <w:rsid w:val="00DB0BF1"/>
    <w:rsid w:val="00DB22BE"/>
    <w:rsid w:val="00DB37D7"/>
    <w:rsid w:val="00DB568D"/>
    <w:rsid w:val="00DB58E7"/>
    <w:rsid w:val="00DB5D25"/>
    <w:rsid w:val="00DB6528"/>
    <w:rsid w:val="00DB6624"/>
    <w:rsid w:val="00DB7691"/>
    <w:rsid w:val="00DC035A"/>
    <w:rsid w:val="00DC09EA"/>
    <w:rsid w:val="00DC1697"/>
    <w:rsid w:val="00DC29C0"/>
    <w:rsid w:val="00DC40F9"/>
    <w:rsid w:val="00DC5F32"/>
    <w:rsid w:val="00DC621E"/>
    <w:rsid w:val="00DC656B"/>
    <w:rsid w:val="00DC68A0"/>
    <w:rsid w:val="00DC6BA9"/>
    <w:rsid w:val="00DD13DC"/>
    <w:rsid w:val="00DD2C8A"/>
    <w:rsid w:val="00DD3F96"/>
    <w:rsid w:val="00DD44EE"/>
    <w:rsid w:val="00DD67B1"/>
    <w:rsid w:val="00DD6CAE"/>
    <w:rsid w:val="00DD72F1"/>
    <w:rsid w:val="00DE0162"/>
    <w:rsid w:val="00DE07FD"/>
    <w:rsid w:val="00DE1CA0"/>
    <w:rsid w:val="00DE1DCA"/>
    <w:rsid w:val="00DE4558"/>
    <w:rsid w:val="00DE4822"/>
    <w:rsid w:val="00DE523D"/>
    <w:rsid w:val="00DE64A1"/>
    <w:rsid w:val="00DE76CF"/>
    <w:rsid w:val="00DE7C61"/>
    <w:rsid w:val="00DF2FC5"/>
    <w:rsid w:val="00DF5B7B"/>
    <w:rsid w:val="00DF67AC"/>
    <w:rsid w:val="00DF7168"/>
    <w:rsid w:val="00E00C80"/>
    <w:rsid w:val="00E00D8E"/>
    <w:rsid w:val="00E028DA"/>
    <w:rsid w:val="00E038CB"/>
    <w:rsid w:val="00E04A7D"/>
    <w:rsid w:val="00E054AF"/>
    <w:rsid w:val="00E06161"/>
    <w:rsid w:val="00E06BF6"/>
    <w:rsid w:val="00E10253"/>
    <w:rsid w:val="00E10FDB"/>
    <w:rsid w:val="00E11586"/>
    <w:rsid w:val="00E11A87"/>
    <w:rsid w:val="00E127F8"/>
    <w:rsid w:val="00E14EAB"/>
    <w:rsid w:val="00E151A8"/>
    <w:rsid w:val="00E15386"/>
    <w:rsid w:val="00E155DC"/>
    <w:rsid w:val="00E163DF"/>
    <w:rsid w:val="00E173FA"/>
    <w:rsid w:val="00E17591"/>
    <w:rsid w:val="00E20892"/>
    <w:rsid w:val="00E20F3E"/>
    <w:rsid w:val="00E25E4A"/>
    <w:rsid w:val="00E26414"/>
    <w:rsid w:val="00E26FD9"/>
    <w:rsid w:val="00E27265"/>
    <w:rsid w:val="00E27B9D"/>
    <w:rsid w:val="00E30011"/>
    <w:rsid w:val="00E30130"/>
    <w:rsid w:val="00E31158"/>
    <w:rsid w:val="00E311E8"/>
    <w:rsid w:val="00E31356"/>
    <w:rsid w:val="00E316A4"/>
    <w:rsid w:val="00E32DD1"/>
    <w:rsid w:val="00E33B37"/>
    <w:rsid w:val="00E34A97"/>
    <w:rsid w:val="00E356A4"/>
    <w:rsid w:val="00E359D3"/>
    <w:rsid w:val="00E3773B"/>
    <w:rsid w:val="00E37A11"/>
    <w:rsid w:val="00E37C3E"/>
    <w:rsid w:val="00E408E1"/>
    <w:rsid w:val="00E41056"/>
    <w:rsid w:val="00E4332A"/>
    <w:rsid w:val="00E450DC"/>
    <w:rsid w:val="00E45345"/>
    <w:rsid w:val="00E4740E"/>
    <w:rsid w:val="00E47BFF"/>
    <w:rsid w:val="00E500F0"/>
    <w:rsid w:val="00E50492"/>
    <w:rsid w:val="00E51155"/>
    <w:rsid w:val="00E51799"/>
    <w:rsid w:val="00E53F09"/>
    <w:rsid w:val="00E557CB"/>
    <w:rsid w:val="00E5616E"/>
    <w:rsid w:val="00E5698B"/>
    <w:rsid w:val="00E5790A"/>
    <w:rsid w:val="00E5C49A"/>
    <w:rsid w:val="00E618AA"/>
    <w:rsid w:val="00E6199A"/>
    <w:rsid w:val="00E61F7B"/>
    <w:rsid w:val="00E62800"/>
    <w:rsid w:val="00E62BE6"/>
    <w:rsid w:val="00E63479"/>
    <w:rsid w:val="00E634B4"/>
    <w:rsid w:val="00E644E3"/>
    <w:rsid w:val="00E65A84"/>
    <w:rsid w:val="00E66D4A"/>
    <w:rsid w:val="00E67070"/>
    <w:rsid w:val="00E67365"/>
    <w:rsid w:val="00E6754F"/>
    <w:rsid w:val="00E706D4"/>
    <w:rsid w:val="00E708A9"/>
    <w:rsid w:val="00E70C3A"/>
    <w:rsid w:val="00E70F2D"/>
    <w:rsid w:val="00E72F49"/>
    <w:rsid w:val="00E737A6"/>
    <w:rsid w:val="00E73BD5"/>
    <w:rsid w:val="00E74109"/>
    <w:rsid w:val="00E75284"/>
    <w:rsid w:val="00E75A21"/>
    <w:rsid w:val="00E75FF0"/>
    <w:rsid w:val="00E76A77"/>
    <w:rsid w:val="00E80751"/>
    <w:rsid w:val="00E80AB8"/>
    <w:rsid w:val="00E80CF1"/>
    <w:rsid w:val="00E816A0"/>
    <w:rsid w:val="00E82C48"/>
    <w:rsid w:val="00E8431C"/>
    <w:rsid w:val="00E84D67"/>
    <w:rsid w:val="00E85094"/>
    <w:rsid w:val="00E86B3C"/>
    <w:rsid w:val="00E86E3A"/>
    <w:rsid w:val="00E925CB"/>
    <w:rsid w:val="00E93482"/>
    <w:rsid w:val="00E93609"/>
    <w:rsid w:val="00E93EE2"/>
    <w:rsid w:val="00E96ACB"/>
    <w:rsid w:val="00E977A8"/>
    <w:rsid w:val="00E97B88"/>
    <w:rsid w:val="00EA06F2"/>
    <w:rsid w:val="00EA108C"/>
    <w:rsid w:val="00EA172E"/>
    <w:rsid w:val="00EA1EF9"/>
    <w:rsid w:val="00EA2657"/>
    <w:rsid w:val="00EA2EC8"/>
    <w:rsid w:val="00EA35AB"/>
    <w:rsid w:val="00EA3D40"/>
    <w:rsid w:val="00EA65CC"/>
    <w:rsid w:val="00EB090A"/>
    <w:rsid w:val="00EB0EF3"/>
    <w:rsid w:val="00EB2724"/>
    <w:rsid w:val="00EB3C28"/>
    <w:rsid w:val="00EB42C4"/>
    <w:rsid w:val="00EB4AC0"/>
    <w:rsid w:val="00EB50ED"/>
    <w:rsid w:val="00EB5803"/>
    <w:rsid w:val="00EB6E8F"/>
    <w:rsid w:val="00EB7D1E"/>
    <w:rsid w:val="00EC055C"/>
    <w:rsid w:val="00EC0571"/>
    <w:rsid w:val="00EC0626"/>
    <w:rsid w:val="00EC0DDB"/>
    <w:rsid w:val="00EC1599"/>
    <w:rsid w:val="00EC2328"/>
    <w:rsid w:val="00EC2D7C"/>
    <w:rsid w:val="00EC32F6"/>
    <w:rsid w:val="00EC3B15"/>
    <w:rsid w:val="00EC45B5"/>
    <w:rsid w:val="00EC5BF7"/>
    <w:rsid w:val="00ED0956"/>
    <w:rsid w:val="00ED0F10"/>
    <w:rsid w:val="00ED1C3B"/>
    <w:rsid w:val="00ED3C2E"/>
    <w:rsid w:val="00ED4042"/>
    <w:rsid w:val="00ED4277"/>
    <w:rsid w:val="00ED4509"/>
    <w:rsid w:val="00ED6DCE"/>
    <w:rsid w:val="00ED7816"/>
    <w:rsid w:val="00ED794A"/>
    <w:rsid w:val="00EE0971"/>
    <w:rsid w:val="00EE1D0C"/>
    <w:rsid w:val="00EE2251"/>
    <w:rsid w:val="00EE2385"/>
    <w:rsid w:val="00EE2787"/>
    <w:rsid w:val="00EE3E09"/>
    <w:rsid w:val="00EE4C7E"/>
    <w:rsid w:val="00EE5D76"/>
    <w:rsid w:val="00EE7497"/>
    <w:rsid w:val="00EE7A9D"/>
    <w:rsid w:val="00EF091D"/>
    <w:rsid w:val="00EF0CB9"/>
    <w:rsid w:val="00EF1282"/>
    <w:rsid w:val="00EF12C2"/>
    <w:rsid w:val="00EF132F"/>
    <w:rsid w:val="00EF1798"/>
    <w:rsid w:val="00EF1809"/>
    <w:rsid w:val="00EF1EA5"/>
    <w:rsid w:val="00EF3E7E"/>
    <w:rsid w:val="00EF3ED0"/>
    <w:rsid w:val="00EF451A"/>
    <w:rsid w:val="00EF4A25"/>
    <w:rsid w:val="00EF5946"/>
    <w:rsid w:val="00EF63F1"/>
    <w:rsid w:val="00F00D4D"/>
    <w:rsid w:val="00F02AF1"/>
    <w:rsid w:val="00F02C32"/>
    <w:rsid w:val="00F02F7E"/>
    <w:rsid w:val="00F03EEE"/>
    <w:rsid w:val="00F04C00"/>
    <w:rsid w:val="00F04ED1"/>
    <w:rsid w:val="00F06E48"/>
    <w:rsid w:val="00F124B1"/>
    <w:rsid w:val="00F13E90"/>
    <w:rsid w:val="00F148A7"/>
    <w:rsid w:val="00F14E55"/>
    <w:rsid w:val="00F14F35"/>
    <w:rsid w:val="00F1585C"/>
    <w:rsid w:val="00F158BB"/>
    <w:rsid w:val="00F15DA3"/>
    <w:rsid w:val="00F1745D"/>
    <w:rsid w:val="00F17992"/>
    <w:rsid w:val="00F20B66"/>
    <w:rsid w:val="00F2314E"/>
    <w:rsid w:val="00F24052"/>
    <w:rsid w:val="00F246D6"/>
    <w:rsid w:val="00F2533B"/>
    <w:rsid w:val="00F2748A"/>
    <w:rsid w:val="00F27E30"/>
    <w:rsid w:val="00F3048E"/>
    <w:rsid w:val="00F30BD1"/>
    <w:rsid w:val="00F313FF"/>
    <w:rsid w:val="00F323A1"/>
    <w:rsid w:val="00F3249A"/>
    <w:rsid w:val="00F330FD"/>
    <w:rsid w:val="00F33A21"/>
    <w:rsid w:val="00F35A50"/>
    <w:rsid w:val="00F36872"/>
    <w:rsid w:val="00F36EED"/>
    <w:rsid w:val="00F37600"/>
    <w:rsid w:val="00F4051E"/>
    <w:rsid w:val="00F40C7C"/>
    <w:rsid w:val="00F41127"/>
    <w:rsid w:val="00F4467E"/>
    <w:rsid w:val="00F45DF4"/>
    <w:rsid w:val="00F47E56"/>
    <w:rsid w:val="00F4E49C"/>
    <w:rsid w:val="00F503B8"/>
    <w:rsid w:val="00F507DA"/>
    <w:rsid w:val="00F5182A"/>
    <w:rsid w:val="00F525BA"/>
    <w:rsid w:val="00F527F2"/>
    <w:rsid w:val="00F53B60"/>
    <w:rsid w:val="00F616BF"/>
    <w:rsid w:val="00F61D0C"/>
    <w:rsid w:val="00F6272F"/>
    <w:rsid w:val="00F62E89"/>
    <w:rsid w:val="00F642B8"/>
    <w:rsid w:val="00F64737"/>
    <w:rsid w:val="00F661A8"/>
    <w:rsid w:val="00F66AA7"/>
    <w:rsid w:val="00F70128"/>
    <w:rsid w:val="00F70523"/>
    <w:rsid w:val="00F71F68"/>
    <w:rsid w:val="00F72EE6"/>
    <w:rsid w:val="00F73646"/>
    <w:rsid w:val="00F74A75"/>
    <w:rsid w:val="00F74A83"/>
    <w:rsid w:val="00F75882"/>
    <w:rsid w:val="00F75E29"/>
    <w:rsid w:val="00F77AA9"/>
    <w:rsid w:val="00F77EF0"/>
    <w:rsid w:val="00F8121C"/>
    <w:rsid w:val="00F82246"/>
    <w:rsid w:val="00F8352E"/>
    <w:rsid w:val="00F875DA"/>
    <w:rsid w:val="00F90B65"/>
    <w:rsid w:val="00F91C38"/>
    <w:rsid w:val="00F92B07"/>
    <w:rsid w:val="00F9397F"/>
    <w:rsid w:val="00F93EEA"/>
    <w:rsid w:val="00F94C64"/>
    <w:rsid w:val="00F9500F"/>
    <w:rsid w:val="00F952E1"/>
    <w:rsid w:val="00F96459"/>
    <w:rsid w:val="00FA13DC"/>
    <w:rsid w:val="00FA3A40"/>
    <w:rsid w:val="00FA4327"/>
    <w:rsid w:val="00FA4974"/>
    <w:rsid w:val="00FA4F80"/>
    <w:rsid w:val="00FA6532"/>
    <w:rsid w:val="00FAB0DC"/>
    <w:rsid w:val="00FB017C"/>
    <w:rsid w:val="00FB1632"/>
    <w:rsid w:val="00FB1848"/>
    <w:rsid w:val="00FB3124"/>
    <w:rsid w:val="00FB31B5"/>
    <w:rsid w:val="00FB350D"/>
    <w:rsid w:val="00FB3939"/>
    <w:rsid w:val="00FB3D6A"/>
    <w:rsid w:val="00FB46AD"/>
    <w:rsid w:val="00FB4CD1"/>
    <w:rsid w:val="00FB5CC6"/>
    <w:rsid w:val="00FB7936"/>
    <w:rsid w:val="00FC0DD8"/>
    <w:rsid w:val="00FC1F6B"/>
    <w:rsid w:val="00FC2557"/>
    <w:rsid w:val="00FC36DA"/>
    <w:rsid w:val="00FC46C8"/>
    <w:rsid w:val="00FC4787"/>
    <w:rsid w:val="00FC5EF7"/>
    <w:rsid w:val="00FC6452"/>
    <w:rsid w:val="00FC6FAE"/>
    <w:rsid w:val="00FC7469"/>
    <w:rsid w:val="00FD0953"/>
    <w:rsid w:val="00FD0A7E"/>
    <w:rsid w:val="00FD0B28"/>
    <w:rsid w:val="00FD10B7"/>
    <w:rsid w:val="00FD2808"/>
    <w:rsid w:val="00FD645D"/>
    <w:rsid w:val="00FD747A"/>
    <w:rsid w:val="00FD7668"/>
    <w:rsid w:val="00FE002C"/>
    <w:rsid w:val="00FE3B53"/>
    <w:rsid w:val="00FE41A5"/>
    <w:rsid w:val="00FE59FF"/>
    <w:rsid w:val="00FE5C32"/>
    <w:rsid w:val="00FE7A6B"/>
    <w:rsid w:val="00FF05D1"/>
    <w:rsid w:val="00FF0BB6"/>
    <w:rsid w:val="00FF14C7"/>
    <w:rsid w:val="00FF171F"/>
    <w:rsid w:val="00FF22B9"/>
    <w:rsid w:val="00FF4BA3"/>
    <w:rsid w:val="0101B3A6"/>
    <w:rsid w:val="010E4A80"/>
    <w:rsid w:val="011E2389"/>
    <w:rsid w:val="011F83DF"/>
    <w:rsid w:val="01242C69"/>
    <w:rsid w:val="014FE1BB"/>
    <w:rsid w:val="01733638"/>
    <w:rsid w:val="0190B793"/>
    <w:rsid w:val="01942FF5"/>
    <w:rsid w:val="01A621ED"/>
    <w:rsid w:val="01CAB0B9"/>
    <w:rsid w:val="01E9C052"/>
    <w:rsid w:val="0212206D"/>
    <w:rsid w:val="0214FD3F"/>
    <w:rsid w:val="0219532C"/>
    <w:rsid w:val="026FEB73"/>
    <w:rsid w:val="028D8D78"/>
    <w:rsid w:val="029491BC"/>
    <w:rsid w:val="02BE54BC"/>
    <w:rsid w:val="02D51014"/>
    <w:rsid w:val="02DC9405"/>
    <w:rsid w:val="0307B59E"/>
    <w:rsid w:val="033ABB9D"/>
    <w:rsid w:val="0365FDA9"/>
    <w:rsid w:val="037663D3"/>
    <w:rsid w:val="03A0F0D9"/>
    <w:rsid w:val="03C14140"/>
    <w:rsid w:val="03E38A3F"/>
    <w:rsid w:val="03E3D920"/>
    <w:rsid w:val="040C0021"/>
    <w:rsid w:val="040CB454"/>
    <w:rsid w:val="041430A2"/>
    <w:rsid w:val="0422C96F"/>
    <w:rsid w:val="04345390"/>
    <w:rsid w:val="0439CB34"/>
    <w:rsid w:val="0443BC1F"/>
    <w:rsid w:val="0446D7F6"/>
    <w:rsid w:val="0472A2A8"/>
    <w:rsid w:val="0488AED1"/>
    <w:rsid w:val="04897E9F"/>
    <w:rsid w:val="048BD650"/>
    <w:rsid w:val="0493B64B"/>
    <w:rsid w:val="04C70CE4"/>
    <w:rsid w:val="05129206"/>
    <w:rsid w:val="05388CFA"/>
    <w:rsid w:val="0577BF9D"/>
    <w:rsid w:val="0583E1CB"/>
    <w:rsid w:val="05ABD04E"/>
    <w:rsid w:val="05F45380"/>
    <w:rsid w:val="05F5B012"/>
    <w:rsid w:val="05FD667D"/>
    <w:rsid w:val="05FFD6F4"/>
    <w:rsid w:val="0603A5EF"/>
    <w:rsid w:val="067B5F00"/>
    <w:rsid w:val="0687E9B4"/>
    <w:rsid w:val="069ED573"/>
    <w:rsid w:val="06A1AC7C"/>
    <w:rsid w:val="06A5AB2A"/>
    <w:rsid w:val="06B67E4E"/>
    <w:rsid w:val="06BF4BDA"/>
    <w:rsid w:val="06DF299C"/>
    <w:rsid w:val="06FF7FA3"/>
    <w:rsid w:val="0700B509"/>
    <w:rsid w:val="070BA992"/>
    <w:rsid w:val="072F1A39"/>
    <w:rsid w:val="073257AF"/>
    <w:rsid w:val="07355553"/>
    <w:rsid w:val="073D7363"/>
    <w:rsid w:val="0753206B"/>
    <w:rsid w:val="07C5F0DB"/>
    <w:rsid w:val="07D35EAA"/>
    <w:rsid w:val="07D490CE"/>
    <w:rsid w:val="07E3F3D1"/>
    <w:rsid w:val="080B1D01"/>
    <w:rsid w:val="08136BCF"/>
    <w:rsid w:val="082D8A65"/>
    <w:rsid w:val="08742186"/>
    <w:rsid w:val="09101690"/>
    <w:rsid w:val="0927E46C"/>
    <w:rsid w:val="096642BA"/>
    <w:rsid w:val="0970A94A"/>
    <w:rsid w:val="0974235B"/>
    <w:rsid w:val="09903AC6"/>
    <w:rsid w:val="099C6C6C"/>
    <w:rsid w:val="09AF31F7"/>
    <w:rsid w:val="09BEFFD4"/>
    <w:rsid w:val="0A062591"/>
    <w:rsid w:val="0A06CA08"/>
    <w:rsid w:val="0A0DA0E6"/>
    <w:rsid w:val="0A161D21"/>
    <w:rsid w:val="0A361291"/>
    <w:rsid w:val="0A606DB2"/>
    <w:rsid w:val="0A64C13A"/>
    <w:rsid w:val="0AA6D824"/>
    <w:rsid w:val="0AAF5716"/>
    <w:rsid w:val="0AF93FEA"/>
    <w:rsid w:val="0B386681"/>
    <w:rsid w:val="0B3F4D10"/>
    <w:rsid w:val="0B45F1F1"/>
    <w:rsid w:val="0B4C2BF2"/>
    <w:rsid w:val="0B8E994D"/>
    <w:rsid w:val="0B8FBEA5"/>
    <w:rsid w:val="0B901659"/>
    <w:rsid w:val="0BA963A6"/>
    <w:rsid w:val="0BB41C00"/>
    <w:rsid w:val="0BBF7D0A"/>
    <w:rsid w:val="0BC838CD"/>
    <w:rsid w:val="0BD3B931"/>
    <w:rsid w:val="0BD539DC"/>
    <w:rsid w:val="0BD6D8FE"/>
    <w:rsid w:val="0BDA5CEA"/>
    <w:rsid w:val="0BF8F98A"/>
    <w:rsid w:val="0C330392"/>
    <w:rsid w:val="0C4A3B12"/>
    <w:rsid w:val="0C5C3C98"/>
    <w:rsid w:val="0C66D0CE"/>
    <w:rsid w:val="0C8AA8D1"/>
    <w:rsid w:val="0C927886"/>
    <w:rsid w:val="0C9284E0"/>
    <w:rsid w:val="0C992245"/>
    <w:rsid w:val="0CA4EFAC"/>
    <w:rsid w:val="0CB0B5AC"/>
    <w:rsid w:val="0CB2AB9E"/>
    <w:rsid w:val="0CB5DF88"/>
    <w:rsid w:val="0CC47B44"/>
    <w:rsid w:val="0CDD099B"/>
    <w:rsid w:val="0CE7B5DD"/>
    <w:rsid w:val="0CF92B69"/>
    <w:rsid w:val="0CFECE23"/>
    <w:rsid w:val="0D47533A"/>
    <w:rsid w:val="0D750E93"/>
    <w:rsid w:val="0D9DC077"/>
    <w:rsid w:val="0DA10EA0"/>
    <w:rsid w:val="0DAF3181"/>
    <w:rsid w:val="0DB1B51E"/>
    <w:rsid w:val="0DEAF361"/>
    <w:rsid w:val="0DF9A905"/>
    <w:rsid w:val="0DFE10F6"/>
    <w:rsid w:val="0DFF1E2C"/>
    <w:rsid w:val="0E097B56"/>
    <w:rsid w:val="0E4EFDFD"/>
    <w:rsid w:val="0E6782F8"/>
    <w:rsid w:val="0EA12E0A"/>
    <w:rsid w:val="0EAEEE9F"/>
    <w:rsid w:val="0F0DE4D6"/>
    <w:rsid w:val="0F1723A1"/>
    <w:rsid w:val="0F1CD208"/>
    <w:rsid w:val="0F2D2A90"/>
    <w:rsid w:val="0F312326"/>
    <w:rsid w:val="0F412A27"/>
    <w:rsid w:val="0F7C729A"/>
    <w:rsid w:val="0F7FC1E3"/>
    <w:rsid w:val="0FB062E1"/>
    <w:rsid w:val="0FD1CE41"/>
    <w:rsid w:val="10052F36"/>
    <w:rsid w:val="10270096"/>
    <w:rsid w:val="10407CEE"/>
    <w:rsid w:val="10598A76"/>
    <w:rsid w:val="1074D959"/>
    <w:rsid w:val="107A2E08"/>
    <w:rsid w:val="108CD327"/>
    <w:rsid w:val="108DEA95"/>
    <w:rsid w:val="10BF2D15"/>
    <w:rsid w:val="10C24BAF"/>
    <w:rsid w:val="10D7DC6D"/>
    <w:rsid w:val="111BA1A0"/>
    <w:rsid w:val="1149974C"/>
    <w:rsid w:val="1165BF60"/>
    <w:rsid w:val="1183DCC9"/>
    <w:rsid w:val="11960EBB"/>
    <w:rsid w:val="11D2F293"/>
    <w:rsid w:val="120C088B"/>
    <w:rsid w:val="120CA308"/>
    <w:rsid w:val="1211B81B"/>
    <w:rsid w:val="12134523"/>
    <w:rsid w:val="12213936"/>
    <w:rsid w:val="12639DF7"/>
    <w:rsid w:val="127968DF"/>
    <w:rsid w:val="12997F65"/>
    <w:rsid w:val="12CE21C3"/>
    <w:rsid w:val="12D59AC0"/>
    <w:rsid w:val="12E2F503"/>
    <w:rsid w:val="12E8E545"/>
    <w:rsid w:val="1349F59C"/>
    <w:rsid w:val="134B85F0"/>
    <w:rsid w:val="13898C5B"/>
    <w:rsid w:val="13A00EBF"/>
    <w:rsid w:val="13BA6E60"/>
    <w:rsid w:val="13C77FEA"/>
    <w:rsid w:val="13CC648A"/>
    <w:rsid w:val="13D5708B"/>
    <w:rsid w:val="13D68C1F"/>
    <w:rsid w:val="13D9DC5E"/>
    <w:rsid w:val="13E4510B"/>
    <w:rsid w:val="13E6FAB2"/>
    <w:rsid w:val="14196B0F"/>
    <w:rsid w:val="141B35A6"/>
    <w:rsid w:val="141F2C8E"/>
    <w:rsid w:val="1432D6D3"/>
    <w:rsid w:val="143EDDB8"/>
    <w:rsid w:val="144525B0"/>
    <w:rsid w:val="146AF2A0"/>
    <w:rsid w:val="1478ED87"/>
    <w:rsid w:val="1495372E"/>
    <w:rsid w:val="14A29A31"/>
    <w:rsid w:val="14D0FA59"/>
    <w:rsid w:val="14DB6DCB"/>
    <w:rsid w:val="1524463E"/>
    <w:rsid w:val="152DC5C5"/>
    <w:rsid w:val="1548A2B1"/>
    <w:rsid w:val="15902EB5"/>
    <w:rsid w:val="15A811BC"/>
    <w:rsid w:val="15D67196"/>
    <w:rsid w:val="15E00086"/>
    <w:rsid w:val="161C3858"/>
    <w:rsid w:val="166ADDF5"/>
    <w:rsid w:val="1680934D"/>
    <w:rsid w:val="1682094B"/>
    <w:rsid w:val="1690AB06"/>
    <w:rsid w:val="16A14F8B"/>
    <w:rsid w:val="16ABFA13"/>
    <w:rsid w:val="16B18C51"/>
    <w:rsid w:val="16B3D6A1"/>
    <w:rsid w:val="16CB49F6"/>
    <w:rsid w:val="16CFA3A0"/>
    <w:rsid w:val="16DFE435"/>
    <w:rsid w:val="16E574E4"/>
    <w:rsid w:val="172D463F"/>
    <w:rsid w:val="17378C88"/>
    <w:rsid w:val="173ECCDD"/>
    <w:rsid w:val="176C0B81"/>
    <w:rsid w:val="1787B1A5"/>
    <w:rsid w:val="179E2893"/>
    <w:rsid w:val="17A38D3B"/>
    <w:rsid w:val="17A73CD1"/>
    <w:rsid w:val="17AFAB1E"/>
    <w:rsid w:val="17CD17DF"/>
    <w:rsid w:val="17FAE26B"/>
    <w:rsid w:val="17FB9515"/>
    <w:rsid w:val="1814FECE"/>
    <w:rsid w:val="181F2F27"/>
    <w:rsid w:val="1841761A"/>
    <w:rsid w:val="185E65B1"/>
    <w:rsid w:val="186B2615"/>
    <w:rsid w:val="186EA0D8"/>
    <w:rsid w:val="1877762A"/>
    <w:rsid w:val="1895F131"/>
    <w:rsid w:val="18A2AE64"/>
    <w:rsid w:val="18BAC972"/>
    <w:rsid w:val="18C68FB3"/>
    <w:rsid w:val="18D416CB"/>
    <w:rsid w:val="18EC745B"/>
    <w:rsid w:val="18FA68A8"/>
    <w:rsid w:val="191F257C"/>
    <w:rsid w:val="193BD410"/>
    <w:rsid w:val="194015E4"/>
    <w:rsid w:val="19963631"/>
    <w:rsid w:val="19987D38"/>
    <w:rsid w:val="19A444E3"/>
    <w:rsid w:val="19CFF397"/>
    <w:rsid w:val="19E68633"/>
    <w:rsid w:val="19F8E351"/>
    <w:rsid w:val="19FCD223"/>
    <w:rsid w:val="1A106F26"/>
    <w:rsid w:val="1A17C90F"/>
    <w:rsid w:val="1A1CED44"/>
    <w:rsid w:val="1A265054"/>
    <w:rsid w:val="1A33FA89"/>
    <w:rsid w:val="1A344EB2"/>
    <w:rsid w:val="1A523F75"/>
    <w:rsid w:val="1A8F8AAC"/>
    <w:rsid w:val="1AAA37EB"/>
    <w:rsid w:val="1AAC411C"/>
    <w:rsid w:val="1AB4F6D3"/>
    <w:rsid w:val="1ABBE220"/>
    <w:rsid w:val="1AC0EDB9"/>
    <w:rsid w:val="1AE96D49"/>
    <w:rsid w:val="1B074AA3"/>
    <w:rsid w:val="1B1169E8"/>
    <w:rsid w:val="1B1C2DE6"/>
    <w:rsid w:val="1B54B4AA"/>
    <w:rsid w:val="1B67622B"/>
    <w:rsid w:val="1B879D40"/>
    <w:rsid w:val="1BFFA6A3"/>
    <w:rsid w:val="1C0496FD"/>
    <w:rsid w:val="1C12B9FB"/>
    <w:rsid w:val="1C2C50F2"/>
    <w:rsid w:val="1C5BD7DC"/>
    <w:rsid w:val="1C628BA0"/>
    <w:rsid w:val="1C8583AC"/>
    <w:rsid w:val="1C9D65B3"/>
    <w:rsid w:val="1CF36B0E"/>
    <w:rsid w:val="1D1DE7F4"/>
    <w:rsid w:val="1D2BFBE6"/>
    <w:rsid w:val="1D2EE089"/>
    <w:rsid w:val="1D47CB11"/>
    <w:rsid w:val="1D7E24E3"/>
    <w:rsid w:val="1DC59135"/>
    <w:rsid w:val="1DDA90A7"/>
    <w:rsid w:val="1DDBF5E1"/>
    <w:rsid w:val="1DDFE4B9"/>
    <w:rsid w:val="1E0AD30F"/>
    <w:rsid w:val="1E2BAF72"/>
    <w:rsid w:val="1E7A972E"/>
    <w:rsid w:val="1E956645"/>
    <w:rsid w:val="1EA4A4E2"/>
    <w:rsid w:val="1EB1C975"/>
    <w:rsid w:val="1EE01174"/>
    <w:rsid w:val="1EE2FD50"/>
    <w:rsid w:val="1EEDC1CA"/>
    <w:rsid w:val="1EFEFAF8"/>
    <w:rsid w:val="1F07A38A"/>
    <w:rsid w:val="1F1D37F1"/>
    <w:rsid w:val="1F364F80"/>
    <w:rsid w:val="1F4C7555"/>
    <w:rsid w:val="1F4D292C"/>
    <w:rsid w:val="1F56C3AC"/>
    <w:rsid w:val="1F6BCCB1"/>
    <w:rsid w:val="1F71B7BB"/>
    <w:rsid w:val="1F71DCAF"/>
    <w:rsid w:val="1F995360"/>
    <w:rsid w:val="1FAEAF87"/>
    <w:rsid w:val="1FBA250E"/>
    <w:rsid w:val="1FC4A614"/>
    <w:rsid w:val="1FD0E7D2"/>
    <w:rsid w:val="2009314A"/>
    <w:rsid w:val="200AB2DB"/>
    <w:rsid w:val="205303DE"/>
    <w:rsid w:val="20AC80AC"/>
    <w:rsid w:val="20C731DF"/>
    <w:rsid w:val="20C89AEB"/>
    <w:rsid w:val="20DF5B79"/>
    <w:rsid w:val="2166D703"/>
    <w:rsid w:val="2167AB1C"/>
    <w:rsid w:val="216DC801"/>
    <w:rsid w:val="2185B2B0"/>
    <w:rsid w:val="22100BDE"/>
    <w:rsid w:val="22317EB7"/>
    <w:rsid w:val="2231DEC9"/>
    <w:rsid w:val="2239A812"/>
    <w:rsid w:val="22473D38"/>
    <w:rsid w:val="22812554"/>
    <w:rsid w:val="2295D2BE"/>
    <w:rsid w:val="22ED38AA"/>
    <w:rsid w:val="2317122C"/>
    <w:rsid w:val="232B9564"/>
    <w:rsid w:val="233D5633"/>
    <w:rsid w:val="235166B6"/>
    <w:rsid w:val="235CF529"/>
    <w:rsid w:val="2382A8D4"/>
    <w:rsid w:val="238955A9"/>
    <w:rsid w:val="238A2623"/>
    <w:rsid w:val="23CC3E2E"/>
    <w:rsid w:val="23E3B4A3"/>
    <w:rsid w:val="23E798EE"/>
    <w:rsid w:val="23EA6A44"/>
    <w:rsid w:val="23F2B41F"/>
    <w:rsid w:val="2403D5EA"/>
    <w:rsid w:val="2408863A"/>
    <w:rsid w:val="2435DFB1"/>
    <w:rsid w:val="244A314A"/>
    <w:rsid w:val="24630E46"/>
    <w:rsid w:val="2464A974"/>
    <w:rsid w:val="246D7B83"/>
    <w:rsid w:val="2498DD9F"/>
    <w:rsid w:val="24E51CFD"/>
    <w:rsid w:val="251315FD"/>
    <w:rsid w:val="25225AB2"/>
    <w:rsid w:val="2533ACC8"/>
    <w:rsid w:val="25603A9E"/>
    <w:rsid w:val="257D8648"/>
    <w:rsid w:val="2586D9C0"/>
    <w:rsid w:val="25A0DB67"/>
    <w:rsid w:val="25C8CCE6"/>
    <w:rsid w:val="25DB9FDE"/>
    <w:rsid w:val="25E57BD4"/>
    <w:rsid w:val="25E9C055"/>
    <w:rsid w:val="25ECAD47"/>
    <w:rsid w:val="25EF251F"/>
    <w:rsid w:val="2612CAA2"/>
    <w:rsid w:val="2617E896"/>
    <w:rsid w:val="2642596D"/>
    <w:rsid w:val="264876F0"/>
    <w:rsid w:val="26579729"/>
    <w:rsid w:val="2660D2D3"/>
    <w:rsid w:val="2686C3C2"/>
    <w:rsid w:val="268E018C"/>
    <w:rsid w:val="26B585EC"/>
    <w:rsid w:val="26CEC707"/>
    <w:rsid w:val="26D61E58"/>
    <w:rsid w:val="26EAD99B"/>
    <w:rsid w:val="26F118D6"/>
    <w:rsid w:val="26FD4EA5"/>
    <w:rsid w:val="270B7FB3"/>
    <w:rsid w:val="270C201E"/>
    <w:rsid w:val="27136AE5"/>
    <w:rsid w:val="27181208"/>
    <w:rsid w:val="272056FC"/>
    <w:rsid w:val="2753216B"/>
    <w:rsid w:val="276317BA"/>
    <w:rsid w:val="2766D87C"/>
    <w:rsid w:val="27A68BA7"/>
    <w:rsid w:val="27E2247F"/>
    <w:rsid w:val="27F64EC2"/>
    <w:rsid w:val="281469D9"/>
    <w:rsid w:val="2830440C"/>
    <w:rsid w:val="283C37E0"/>
    <w:rsid w:val="285A142A"/>
    <w:rsid w:val="285CCB7E"/>
    <w:rsid w:val="2899E84E"/>
    <w:rsid w:val="28A5794C"/>
    <w:rsid w:val="28BED9A0"/>
    <w:rsid w:val="28C46217"/>
    <w:rsid w:val="28FC0585"/>
    <w:rsid w:val="2906B1AD"/>
    <w:rsid w:val="291A9483"/>
    <w:rsid w:val="29359FBB"/>
    <w:rsid w:val="293F5981"/>
    <w:rsid w:val="2940E4D0"/>
    <w:rsid w:val="29782DE5"/>
    <w:rsid w:val="2982ADEE"/>
    <w:rsid w:val="29852D06"/>
    <w:rsid w:val="29AB3D73"/>
    <w:rsid w:val="29B5F331"/>
    <w:rsid w:val="29EE52B8"/>
    <w:rsid w:val="29EFCE9F"/>
    <w:rsid w:val="2A14D583"/>
    <w:rsid w:val="2A2DDE94"/>
    <w:rsid w:val="2A43232B"/>
    <w:rsid w:val="2A50598C"/>
    <w:rsid w:val="2A5717E2"/>
    <w:rsid w:val="2A58E3D7"/>
    <w:rsid w:val="2A6E6BEF"/>
    <w:rsid w:val="2A752CA1"/>
    <w:rsid w:val="2A97A213"/>
    <w:rsid w:val="2A9B619F"/>
    <w:rsid w:val="2B248040"/>
    <w:rsid w:val="2B5B8DE9"/>
    <w:rsid w:val="2B617954"/>
    <w:rsid w:val="2B69CECD"/>
    <w:rsid w:val="2B733470"/>
    <w:rsid w:val="2B7ABB71"/>
    <w:rsid w:val="2B8F6B86"/>
    <w:rsid w:val="2BACE0E4"/>
    <w:rsid w:val="2BB39A9E"/>
    <w:rsid w:val="2BC3D674"/>
    <w:rsid w:val="2BC56AB1"/>
    <w:rsid w:val="2BCA4525"/>
    <w:rsid w:val="2BCCE360"/>
    <w:rsid w:val="2BD22527"/>
    <w:rsid w:val="2BDA651A"/>
    <w:rsid w:val="2BEE9D3A"/>
    <w:rsid w:val="2C134835"/>
    <w:rsid w:val="2C3902AD"/>
    <w:rsid w:val="2C5494B6"/>
    <w:rsid w:val="2C815523"/>
    <w:rsid w:val="2C91ADCD"/>
    <w:rsid w:val="2CA0AD8A"/>
    <w:rsid w:val="2CDD595B"/>
    <w:rsid w:val="2CE4B77B"/>
    <w:rsid w:val="2D0450AF"/>
    <w:rsid w:val="2D0B0518"/>
    <w:rsid w:val="2D0B9559"/>
    <w:rsid w:val="2D117655"/>
    <w:rsid w:val="2D349C0B"/>
    <w:rsid w:val="2D4669F7"/>
    <w:rsid w:val="2D4CF5E7"/>
    <w:rsid w:val="2D50AA9A"/>
    <w:rsid w:val="2D731E09"/>
    <w:rsid w:val="2D9D0ECD"/>
    <w:rsid w:val="2DA05C3F"/>
    <w:rsid w:val="2DA0CF5E"/>
    <w:rsid w:val="2DB320A3"/>
    <w:rsid w:val="2DD2E29C"/>
    <w:rsid w:val="2DD632F4"/>
    <w:rsid w:val="2DDDBD88"/>
    <w:rsid w:val="2DF47C87"/>
    <w:rsid w:val="2E48C83A"/>
    <w:rsid w:val="2E4E60AF"/>
    <w:rsid w:val="2E5E19EE"/>
    <w:rsid w:val="2E611614"/>
    <w:rsid w:val="2E62DD89"/>
    <w:rsid w:val="2E88517D"/>
    <w:rsid w:val="2E9386DE"/>
    <w:rsid w:val="2E93BED8"/>
    <w:rsid w:val="2EBCEFC3"/>
    <w:rsid w:val="2EE1EBC8"/>
    <w:rsid w:val="2EE9397A"/>
    <w:rsid w:val="2EEB6676"/>
    <w:rsid w:val="2EEED916"/>
    <w:rsid w:val="2EF1A3AF"/>
    <w:rsid w:val="2F216096"/>
    <w:rsid w:val="2F57DA61"/>
    <w:rsid w:val="2F9B3D88"/>
    <w:rsid w:val="2FA7E609"/>
    <w:rsid w:val="2FE56678"/>
    <w:rsid w:val="300ADCB4"/>
    <w:rsid w:val="3041A987"/>
    <w:rsid w:val="305C8036"/>
    <w:rsid w:val="309F5FAE"/>
    <w:rsid w:val="30B8046F"/>
    <w:rsid w:val="30D4F54A"/>
    <w:rsid w:val="30E5E01D"/>
    <w:rsid w:val="30FEFFD2"/>
    <w:rsid w:val="3101780C"/>
    <w:rsid w:val="310C7C85"/>
    <w:rsid w:val="310CA8D9"/>
    <w:rsid w:val="31175184"/>
    <w:rsid w:val="3169450A"/>
    <w:rsid w:val="31988CCC"/>
    <w:rsid w:val="3199D850"/>
    <w:rsid w:val="31CC14C5"/>
    <w:rsid w:val="31D105B7"/>
    <w:rsid w:val="31EC1988"/>
    <w:rsid w:val="31F6F67A"/>
    <w:rsid w:val="3212A84F"/>
    <w:rsid w:val="32173D29"/>
    <w:rsid w:val="3236A2CA"/>
    <w:rsid w:val="3251FCC5"/>
    <w:rsid w:val="32673E24"/>
    <w:rsid w:val="3267BA27"/>
    <w:rsid w:val="3268DEEF"/>
    <w:rsid w:val="3285C449"/>
    <w:rsid w:val="32A7BD32"/>
    <w:rsid w:val="32B31502"/>
    <w:rsid w:val="32BA154D"/>
    <w:rsid w:val="32BC7A4D"/>
    <w:rsid w:val="32BD5618"/>
    <w:rsid w:val="32C05769"/>
    <w:rsid w:val="32E22860"/>
    <w:rsid w:val="330780A1"/>
    <w:rsid w:val="335E1083"/>
    <w:rsid w:val="3366E6B2"/>
    <w:rsid w:val="33932057"/>
    <w:rsid w:val="33A440F5"/>
    <w:rsid w:val="33AB6734"/>
    <w:rsid w:val="33B703D1"/>
    <w:rsid w:val="33EEDBFE"/>
    <w:rsid w:val="3402DE03"/>
    <w:rsid w:val="344396DF"/>
    <w:rsid w:val="3458A41D"/>
    <w:rsid w:val="3462F755"/>
    <w:rsid w:val="34A83DE9"/>
    <w:rsid w:val="34B16A22"/>
    <w:rsid w:val="34C93D00"/>
    <w:rsid w:val="34CEE5F5"/>
    <w:rsid w:val="34D10D56"/>
    <w:rsid w:val="34D3803D"/>
    <w:rsid w:val="34F1143D"/>
    <w:rsid w:val="350AFD1C"/>
    <w:rsid w:val="3539FDC8"/>
    <w:rsid w:val="35421837"/>
    <w:rsid w:val="35752F48"/>
    <w:rsid w:val="35804FB3"/>
    <w:rsid w:val="35CF8C75"/>
    <w:rsid w:val="35D7328B"/>
    <w:rsid w:val="35E18775"/>
    <w:rsid w:val="35E61DDD"/>
    <w:rsid w:val="35F5ECC5"/>
    <w:rsid w:val="3604905D"/>
    <w:rsid w:val="360F5661"/>
    <w:rsid w:val="3614F1E3"/>
    <w:rsid w:val="361FDAD8"/>
    <w:rsid w:val="364A1A06"/>
    <w:rsid w:val="3670EC20"/>
    <w:rsid w:val="36776662"/>
    <w:rsid w:val="368A2DEC"/>
    <w:rsid w:val="36A6B1E1"/>
    <w:rsid w:val="36D51D8E"/>
    <w:rsid w:val="36E85F40"/>
    <w:rsid w:val="371354F8"/>
    <w:rsid w:val="3724079D"/>
    <w:rsid w:val="3731142D"/>
    <w:rsid w:val="3756EBE5"/>
    <w:rsid w:val="375BEC63"/>
    <w:rsid w:val="37621B14"/>
    <w:rsid w:val="37779D5A"/>
    <w:rsid w:val="378BA6FD"/>
    <w:rsid w:val="378E1990"/>
    <w:rsid w:val="379597B1"/>
    <w:rsid w:val="379A1FAA"/>
    <w:rsid w:val="37C17CB8"/>
    <w:rsid w:val="37E6B9AB"/>
    <w:rsid w:val="3846F2D2"/>
    <w:rsid w:val="385D4998"/>
    <w:rsid w:val="38743FD1"/>
    <w:rsid w:val="389C1F3F"/>
    <w:rsid w:val="389D68A2"/>
    <w:rsid w:val="38BABBF7"/>
    <w:rsid w:val="38C40C49"/>
    <w:rsid w:val="38CC3F97"/>
    <w:rsid w:val="39065B6B"/>
    <w:rsid w:val="39122010"/>
    <w:rsid w:val="39503CD0"/>
    <w:rsid w:val="39732281"/>
    <w:rsid w:val="397AF0FD"/>
    <w:rsid w:val="39847E7C"/>
    <w:rsid w:val="399BA6BA"/>
    <w:rsid w:val="39C06012"/>
    <w:rsid w:val="39F611F9"/>
    <w:rsid w:val="3A1FE263"/>
    <w:rsid w:val="3A38BD3F"/>
    <w:rsid w:val="3A5D742F"/>
    <w:rsid w:val="3A718F21"/>
    <w:rsid w:val="3A71B2D4"/>
    <w:rsid w:val="3A868243"/>
    <w:rsid w:val="3AA6712E"/>
    <w:rsid w:val="3AC391AC"/>
    <w:rsid w:val="3AD48C5F"/>
    <w:rsid w:val="3AD539A5"/>
    <w:rsid w:val="3AF56EB0"/>
    <w:rsid w:val="3B0DB203"/>
    <w:rsid w:val="3B1425DC"/>
    <w:rsid w:val="3B1ECCE9"/>
    <w:rsid w:val="3B24A633"/>
    <w:rsid w:val="3B47C661"/>
    <w:rsid w:val="3B5E97FA"/>
    <w:rsid w:val="3B86B90D"/>
    <w:rsid w:val="3B8AA767"/>
    <w:rsid w:val="3B9465D8"/>
    <w:rsid w:val="3BC52F91"/>
    <w:rsid w:val="3BD75FEF"/>
    <w:rsid w:val="3BFAF07D"/>
    <w:rsid w:val="3C101A00"/>
    <w:rsid w:val="3C2505AB"/>
    <w:rsid w:val="3C604372"/>
    <w:rsid w:val="3C9509ED"/>
    <w:rsid w:val="3CB4854D"/>
    <w:rsid w:val="3CC6E723"/>
    <w:rsid w:val="3CC7A6AE"/>
    <w:rsid w:val="3CF2FEDC"/>
    <w:rsid w:val="3CF5AC4A"/>
    <w:rsid w:val="3CFA5C1B"/>
    <w:rsid w:val="3D091C5D"/>
    <w:rsid w:val="3D1975C6"/>
    <w:rsid w:val="3D2078A6"/>
    <w:rsid w:val="3D68EF66"/>
    <w:rsid w:val="3D773519"/>
    <w:rsid w:val="3DA78BCC"/>
    <w:rsid w:val="3DABF43C"/>
    <w:rsid w:val="3DBCD292"/>
    <w:rsid w:val="3DE0E2B4"/>
    <w:rsid w:val="3E13FD13"/>
    <w:rsid w:val="3E334A50"/>
    <w:rsid w:val="3E3428B3"/>
    <w:rsid w:val="3E654305"/>
    <w:rsid w:val="3EAF38E0"/>
    <w:rsid w:val="3EB938B9"/>
    <w:rsid w:val="3EBAB0E2"/>
    <w:rsid w:val="3EBC46F6"/>
    <w:rsid w:val="3EEFD84B"/>
    <w:rsid w:val="3EF2EA7A"/>
    <w:rsid w:val="3F08BBB2"/>
    <w:rsid w:val="3F2F38A7"/>
    <w:rsid w:val="3F30295A"/>
    <w:rsid w:val="3F383207"/>
    <w:rsid w:val="3F7B6695"/>
    <w:rsid w:val="3F9263A6"/>
    <w:rsid w:val="3F9ECFB1"/>
    <w:rsid w:val="3FD819DF"/>
    <w:rsid w:val="3FDAD388"/>
    <w:rsid w:val="3FEAB82F"/>
    <w:rsid w:val="402FA7E1"/>
    <w:rsid w:val="40300DA7"/>
    <w:rsid w:val="40650320"/>
    <w:rsid w:val="406527C7"/>
    <w:rsid w:val="406945CA"/>
    <w:rsid w:val="4069F4F1"/>
    <w:rsid w:val="407BE69F"/>
    <w:rsid w:val="40960C85"/>
    <w:rsid w:val="40980B9A"/>
    <w:rsid w:val="40A74741"/>
    <w:rsid w:val="40B0645E"/>
    <w:rsid w:val="40FDE7AA"/>
    <w:rsid w:val="413FACF6"/>
    <w:rsid w:val="41577280"/>
    <w:rsid w:val="416C49D1"/>
    <w:rsid w:val="417DA081"/>
    <w:rsid w:val="419BB50F"/>
    <w:rsid w:val="41CAC2BC"/>
    <w:rsid w:val="41F1A2FF"/>
    <w:rsid w:val="41F5955F"/>
    <w:rsid w:val="423D80BD"/>
    <w:rsid w:val="423F77B4"/>
    <w:rsid w:val="42454B32"/>
    <w:rsid w:val="42515EF5"/>
    <w:rsid w:val="425DFFF9"/>
    <w:rsid w:val="4264A6A2"/>
    <w:rsid w:val="42826544"/>
    <w:rsid w:val="428E6069"/>
    <w:rsid w:val="42B30272"/>
    <w:rsid w:val="42B907E8"/>
    <w:rsid w:val="42BC2DF9"/>
    <w:rsid w:val="42CC3CCC"/>
    <w:rsid w:val="42D78673"/>
    <w:rsid w:val="42E06146"/>
    <w:rsid w:val="42E24564"/>
    <w:rsid w:val="42E41420"/>
    <w:rsid w:val="42E8C376"/>
    <w:rsid w:val="42F40C30"/>
    <w:rsid w:val="42F47334"/>
    <w:rsid w:val="42F4A794"/>
    <w:rsid w:val="4332610C"/>
    <w:rsid w:val="435D5249"/>
    <w:rsid w:val="4369B44A"/>
    <w:rsid w:val="4397E92C"/>
    <w:rsid w:val="43C92601"/>
    <w:rsid w:val="4426B7AA"/>
    <w:rsid w:val="44488044"/>
    <w:rsid w:val="444B550F"/>
    <w:rsid w:val="44503AF8"/>
    <w:rsid w:val="447CA27B"/>
    <w:rsid w:val="4496CC70"/>
    <w:rsid w:val="4499829E"/>
    <w:rsid w:val="44B8A0AC"/>
    <w:rsid w:val="44D982C0"/>
    <w:rsid w:val="44EDB997"/>
    <w:rsid w:val="45005658"/>
    <w:rsid w:val="4500A984"/>
    <w:rsid w:val="4503CAB5"/>
    <w:rsid w:val="45144C86"/>
    <w:rsid w:val="451D78C9"/>
    <w:rsid w:val="4541D8F8"/>
    <w:rsid w:val="456A7678"/>
    <w:rsid w:val="456F49B0"/>
    <w:rsid w:val="45802984"/>
    <w:rsid w:val="4584E385"/>
    <w:rsid w:val="45C533C3"/>
    <w:rsid w:val="45EF8F07"/>
    <w:rsid w:val="45F08AF3"/>
    <w:rsid w:val="4613BFFC"/>
    <w:rsid w:val="4624731E"/>
    <w:rsid w:val="463500C0"/>
    <w:rsid w:val="464BA05E"/>
    <w:rsid w:val="46967107"/>
    <w:rsid w:val="46B58FDC"/>
    <w:rsid w:val="46C5DE65"/>
    <w:rsid w:val="46D4C9B8"/>
    <w:rsid w:val="46EA2D07"/>
    <w:rsid w:val="4711B416"/>
    <w:rsid w:val="4725F65C"/>
    <w:rsid w:val="4726D4C1"/>
    <w:rsid w:val="47381439"/>
    <w:rsid w:val="47511284"/>
    <w:rsid w:val="47636BD9"/>
    <w:rsid w:val="4766E171"/>
    <w:rsid w:val="476A23B5"/>
    <w:rsid w:val="47707669"/>
    <w:rsid w:val="4789CDD3"/>
    <w:rsid w:val="47A18D4F"/>
    <w:rsid w:val="47A53593"/>
    <w:rsid w:val="47A8A8DD"/>
    <w:rsid w:val="47BCA6F2"/>
    <w:rsid w:val="47C4D336"/>
    <w:rsid w:val="47D9E557"/>
    <w:rsid w:val="47E0D2A7"/>
    <w:rsid w:val="47F5C8DF"/>
    <w:rsid w:val="47F69E36"/>
    <w:rsid w:val="47FB350A"/>
    <w:rsid w:val="4848C5F3"/>
    <w:rsid w:val="484BB32E"/>
    <w:rsid w:val="486D4AAF"/>
    <w:rsid w:val="487CA043"/>
    <w:rsid w:val="4890205B"/>
    <w:rsid w:val="4895C845"/>
    <w:rsid w:val="4899609B"/>
    <w:rsid w:val="48BA1890"/>
    <w:rsid w:val="48C68F96"/>
    <w:rsid w:val="48D5D247"/>
    <w:rsid w:val="48DE0D1C"/>
    <w:rsid w:val="4905F411"/>
    <w:rsid w:val="492322CC"/>
    <w:rsid w:val="495ABE3C"/>
    <w:rsid w:val="4974D1DA"/>
    <w:rsid w:val="49797D95"/>
    <w:rsid w:val="4985817B"/>
    <w:rsid w:val="49986137"/>
    <w:rsid w:val="49D21970"/>
    <w:rsid w:val="4A1BE093"/>
    <w:rsid w:val="4A23F34B"/>
    <w:rsid w:val="4A33BB68"/>
    <w:rsid w:val="4A4B42E2"/>
    <w:rsid w:val="4A5FC2C6"/>
    <w:rsid w:val="4A8BDC09"/>
    <w:rsid w:val="4A9184BE"/>
    <w:rsid w:val="4AAD15EB"/>
    <w:rsid w:val="4AAE6C9B"/>
    <w:rsid w:val="4AB4CA55"/>
    <w:rsid w:val="4AB541A5"/>
    <w:rsid w:val="4ACE920D"/>
    <w:rsid w:val="4AD9421F"/>
    <w:rsid w:val="4AE9B77C"/>
    <w:rsid w:val="4B02AB7E"/>
    <w:rsid w:val="4B2CFE46"/>
    <w:rsid w:val="4B457E02"/>
    <w:rsid w:val="4B5670BA"/>
    <w:rsid w:val="4B68BC5D"/>
    <w:rsid w:val="4B6BD76E"/>
    <w:rsid w:val="4B825B9E"/>
    <w:rsid w:val="4BB9D4C7"/>
    <w:rsid w:val="4BD5DC28"/>
    <w:rsid w:val="4BE04777"/>
    <w:rsid w:val="4BF1F1E0"/>
    <w:rsid w:val="4C180B69"/>
    <w:rsid w:val="4C3A8C35"/>
    <w:rsid w:val="4C3B16B8"/>
    <w:rsid w:val="4C611D18"/>
    <w:rsid w:val="4C6D4952"/>
    <w:rsid w:val="4C7B9F73"/>
    <w:rsid w:val="4C93C826"/>
    <w:rsid w:val="4CA1B15D"/>
    <w:rsid w:val="4CA5C00A"/>
    <w:rsid w:val="4CB39760"/>
    <w:rsid w:val="4CCDBC15"/>
    <w:rsid w:val="4CD6D973"/>
    <w:rsid w:val="4CDFD7E6"/>
    <w:rsid w:val="4CF7ED9D"/>
    <w:rsid w:val="4CFC9D99"/>
    <w:rsid w:val="4D1DE3B4"/>
    <w:rsid w:val="4D364F96"/>
    <w:rsid w:val="4D56CF45"/>
    <w:rsid w:val="4D816F97"/>
    <w:rsid w:val="4D871D75"/>
    <w:rsid w:val="4DB8902B"/>
    <w:rsid w:val="4DEFE614"/>
    <w:rsid w:val="4DF39756"/>
    <w:rsid w:val="4E0DB093"/>
    <w:rsid w:val="4E16ED72"/>
    <w:rsid w:val="4E31390D"/>
    <w:rsid w:val="4E3BA363"/>
    <w:rsid w:val="4E4C9D52"/>
    <w:rsid w:val="4E4CD6D1"/>
    <w:rsid w:val="4E64E4C2"/>
    <w:rsid w:val="4E666D4B"/>
    <w:rsid w:val="4E7ADDCC"/>
    <w:rsid w:val="4EDA49B2"/>
    <w:rsid w:val="4EDDD4FC"/>
    <w:rsid w:val="4EE54C09"/>
    <w:rsid w:val="4EFBD850"/>
    <w:rsid w:val="4F14EB78"/>
    <w:rsid w:val="4F1E338C"/>
    <w:rsid w:val="4F20F405"/>
    <w:rsid w:val="4F355DA5"/>
    <w:rsid w:val="4F45032E"/>
    <w:rsid w:val="4F54BA5F"/>
    <w:rsid w:val="4F8C0F57"/>
    <w:rsid w:val="4FB8CDF1"/>
    <w:rsid w:val="4FC186AC"/>
    <w:rsid w:val="4FFCA28A"/>
    <w:rsid w:val="5017D7FE"/>
    <w:rsid w:val="502EAE1E"/>
    <w:rsid w:val="5039F2A0"/>
    <w:rsid w:val="504A6637"/>
    <w:rsid w:val="5063558A"/>
    <w:rsid w:val="506CAE2A"/>
    <w:rsid w:val="509A15C5"/>
    <w:rsid w:val="50B99640"/>
    <w:rsid w:val="50F1B852"/>
    <w:rsid w:val="512BA917"/>
    <w:rsid w:val="514555E7"/>
    <w:rsid w:val="5147228E"/>
    <w:rsid w:val="5155C48E"/>
    <w:rsid w:val="519B94FC"/>
    <w:rsid w:val="51A0008A"/>
    <w:rsid w:val="51D8194E"/>
    <w:rsid w:val="5234BDF7"/>
    <w:rsid w:val="5260F24C"/>
    <w:rsid w:val="527E4D16"/>
    <w:rsid w:val="528543F7"/>
    <w:rsid w:val="52EE1058"/>
    <w:rsid w:val="53054122"/>
    <w:rsid w:val="536A6390"/>
    <w:rsid w:val="536FEF57"/>
    <w:rsid w:val="53C5A43C"/>
    <w:rsid w:val="53CEAC6E"/>
    <w:rsid w:val="53DF14C6"/>
    <w:rsid w:val="540C8F9F"/>
    <w:rsid w:val="5421E97C"/>
    <w:rsid w:val="5435EEEE"/>
    <w:rsid w:val="54567625"/>
    <w:rsid w:val="5476B996"/>
    <w:rsid w:val="54869F0D"/>
    <w:rsid w:val="548C3311"/>
    <w:rsid w:val="54B028B1"/>
    <w:rsid w:val="54C8F315"/>
    <w:rsid w:val="54F68EF0"/>
    <w:rsid w:val="54F8C8A5"/>
    <w:rsid w:val="5520975E"/>
    <w:rsid w:val="552B1B5B"/>
    <w:rsid w:val="5530AD97"/>
    <w:rsid w:val="555C69CC"/>
    <w:rsid w:val="5573AF7E"/>
    <w:rsid w:val="5575FFB7"/>
    <w:rsid w:val="557D79E5"/>
    <w:rsid w:val="55811901"/>
    <w:rsid w:val="558721FA"/>
    <w:rsid w:val="5587675F"/>
    <w:rsid w:val="559A284B"/>
    <w:rsid w:val="55A62627"/>
    <w:rsid w:val="55B6E3ED"/>
    <w:rsid w:val="55D4D1BF"/>
    <w:rsid w:val="55DDA606"/>
    <w:rsid w:val="55EB244E"/>
    <w:rsid w:val="5612D000"/>
    <w:rsid w:val="5618FA49"/>
    <w:rsid w:val="563C731D"/>
    <w:rsid w:val="564CDFD5"/>
    <w:rsid w:val="566830EE"/>
    <w:rsid w:val="566B33A0"/>
    <w:rsid w:val="56ABD6A8"/>
    <w:rsid w:val="56AE7EB4"/>
    <w:rsid w:val="56AFF6B7"/>
    <w:rsid w:val="56BC8982"/>
    <w:rsid w:val="56C46E92"/>
    <w:rsid w:val="56C4D233"/>
    <w:rsid w:val="56D86852"/>
    <w:rsid w:val="571534B8"/>
    <w:rsid w:val="5739AD58"/>
    <w:rsid w:val="57881B9B"/>
    <w:rsid w:val="578DCB92"/>
    <w:rsid w:val="57AAC7CE"/>
    <w:rsid w:val="57C63877"/>
    <w:rsid w:val="57D3EFA0"/>
    <w:rsid w:val="57E8B871"/>
    <w:rsid w:val="57EB3EB3"/>
    <w:rsid w:val="57FDF1C2"/>
    <w:rsid w:val="5802EB1A"/>
    <w:rsid w:val="580C8960"/>
    <w:rsid w:val="58166089"/>
    <w:rsid w:val="583E8973"/>
    <w:rsid w:val="5845152E"/>
    <w:rsid w:val="585A6428"/>
    <w:rsid w:val="5869B54E"/>
    <w:rsid w:val="587D7939"/>
    <w:rsid w:val="5883B3A9"/>
    <w:rsid w:val="58C50F4A"/>
    <w:rsid w:val="58DA780F"/>
    <w:rsid w:val="58DC2248"/>
    <w:rsid w:val="59060AA4"/>
    <w:rsid w:val="5947B1B1"/>
    <w:rsid w:val="594B3189"/>
    <w:rsid w:val="594C3F20"/>
    <w:rsid w:val="5972D4E2"/>
    <w:rsid w:val="59929880"/>
    <w:rsid w:val="59BFB224"/>
    <w:rsid w:val="5A03A071"/>
    <w:rsid w:val="5A0CE59D"/>
    <w:rsid w:val="5A0FAB94"/>
    <w:rsid w:val="5A1B518C"/>
    <w:rsid w:val="5A29EC4A"/>
    <w:rsid w:val="5A72F932"/>
    <w:rsid w:val="5A75B68F"/>
    <w:rsid w:val="5A7C7247"/>
    <w:rsid w:val="5A8BBDBB"/>
    <w:rsid w:val="5A913968"/>
    <w:rsid w:val="5A928DA1"/>
    <w:rsid w:val="5AA6A2B3"/>
    <w:rsid w:val="5AD8B48B"/>
    <w:rsid w:val="5AF6B452"/>
    <w:rsid w:val="5B1CAA76"/>
    <w:rsid w:val="5B2B7253"/>
    <w:rsid w:val="5B3C88EC"/>
    <w:rsid w:val="5B73AA0F"/>
    <w:rsid w:val="5BAD6808"/>
    <w:rsid w:val="5BB7C79F"/>
    <w:rsid w:val="5BB7DEDA"/>
    <w:rsid w:val="5BC2F899"/>
    <w:rsid w:val="5BCF7A8A"/>
    <w:rsid w:val="5BF4A4FB"/>
    <w:rsid w:val="5C10844D"/>
    <w:rsid w:val="5C1F14D5"/>
    <w:rsid w:val="5C317A35"/>
    <w:rsid w:val="5C3C5519"/>
    <w:rsid w:val="5C47C36A"/>
    <w:rsid w:val="5C81DA35"/>
    <w:rsid w:val="5CAD0537"/>
    <w:rsid w:val="5CC23084"/>
    <w:rsid w:val="5CCC29E5"/>
    <w:rsid w:val="5CD062AF"/>
    <w:rsid w:val="5CE1436E"/>
    <w:rsid w:val="5CEA5B8A"/>
    <w:rsid w:val="5D07C34D"/>
    <w:rsid w:val="5D1B42CB"/>
    <w:rsid w:val="5D1F2C35"/>
    <w:rsid w:val="5D347385"/>
    <w:rsid w:val="5D42285C"/>
    <w:rsid w:val="5D633B2E"/>
    <w:rsid w:val="5D7B8BB1"/>
    <w:rsid w:val="5D9D31D1"/>
    <w:rsid w:val="5DA11905"/>
    <w:rsid w:val="5DABDBF9"/>
    <w:rsid w:val="5DDD47D9"/>
    <w:rsid w:val="5DF6C75C"/>
    <w:rsid w:val="5E24D80A"/>
    <w:rsid w:val="5E3013FD"/>
    <w:rsid w:val="5E436F8A"/>
    <w:rsid w:val="5E50A189"/>
    <w:rsid w:val="5E604A61"/>
    <w:rsid w:val="5E8875BD"/>
    <w:rsid w:val="5E984F2E"/>
    <w:rsid w:val="5E9853F3"/>
    <w:rsid w:val="5EB579E2"/>
    <w:rsid w:val="5EFB49BB"/>
    <w:rsid w:val="5F4D2CD5"/>
    <w:rsid w:val="5F57B11C"/>
    <w:rsid w:val="5F8F8866"/>
    <w:rsid w:val="5F92261B"/>
    <w:rsid w:val="5FA44A09"/>
    <w:rsid w:val="5FBD0941"/>
    <w:rsid w:val="5FD12382"/>
    <w:rsid w:val="5FEE96A2"/>
    <w:rsid w:val="60044A46"/>
    <w:rsid w:val="602E455C"/>
    <w:rsid w:val="60354453"/>
    <w:rsid w:val="603DAA52"/>
    <w:rsid w:val="605D877F"/>
    <w:rsid w:val="6073ED4D"/>
    <w:rsid w:val="6080AABD"/>
    <w:rsid w:val="60BF7F00"/>
    <w:rsid w:val="60CF7EC6"/>
    <w:rsid w:val="6104C37E"/>
    <w:rsid w:val="610BF333"/>
    <w:rsid w:val="612F968A"/>
    <w:rsid w:val="6142AA00"/>
    <w:rsid w:val="6153D036"/>
    <w:rsid w:val="61894D97"/>
    <w:rsid w:val="61ABF25E"/>
    <w:rsid w:val="61F519C8"/>
    <w:rsid w:val="61FED433"/>
    <w:rsid w:val="620DFE96"/>
    <w:rsid w:val="622756C1"/>
    <w:rsid w:val="623B8FD4"/>
    <w:rsid w:val="6249A737"/>
    <w:rsid w:val="626144B5"/>
    <w:rsid w:val="62EBCE11"/>
    <w:rsid w:val="630CE3AC"/>
    <w:rsid w:val="63276A1D"/>
    <w:rsid w:val="632C027F"/>
    <w:rsid w:val="6333F12F"/>
    <w:rsid w:val="633B6821"/>
    <w:rsid w:val="6346F616"/>
    <w:rsid w:val="634D097D"/>
    <w:rsid w:val="63554E7A"/>
    <w:rsid w:val="63567D20"/>
    <w:rsid w:val="635C6800"/>
    <w:rsid w:val="6361296C"/>
    <w:rsid w:val="63615D29"/>
    <w:rsid w:val="6373CDAF"/>
    <w:rsid w:val="637A049C"/>
    <w:rsid w:val="639B3132"/>
    <w:rsid w:val="63A81B50"/>
    <w:rsid w:val="63B02001"/>
    <w:rsid w:val="63B204EA"/>
    <w:rsid w:val="63CEFCA0"/>
    <w:rsid w:val="63D01FAC"/>
    <w:rsid w:val="63D6AC91"/>
    <w:rsid w:val="640510FE"/>
    <w:rsid w:val="6434DE7B"/>
    <w:rsid w:val="6466B703"/>
    <w:rsid w:val="64697D79"/>
    <w:rsid w:val="64CEE717"/>
    <w:rsid w:val="64DC68E0"/>
    <w:rsid w:val="64ECD5A7"/>
    <w:rsid w:val="65003EAF"/>
    <w:rsid w:val="65070AE0"/>
    <w:rsid w:val="6516D485"/>
    <w:rsid w:val="652E14D5"/>
    <w:rsid w:val="659EFCD1"/>
    <w:rsid w:val="65F0274E"/>
    <w:rsid w:val="65F6F51F"/>
    <w:rsid w:val="6617DC41"/>
    <w:rsid w:val="66240B1F"/>
    <w:rsid w:val="667FA889"/>
    <w:rsid w:val="66956159"/>
    <w:rsid w:val="66AE18FA"/>
    <w:rsid w:val="66CB1030"/>
    <w:rsid w:val="66EFC8D4"/>
    <w:rsid w:val="6711E37E"/>
    <w:rsid w:val="671C5958"/>
    <w:rsid w:val="6721A400"/>
    <w:rsid w:val="67299863"/>
    <w:rsid w:val="673F5C0A"/>
    <w:rsid w:val="67544AB9"/>
    <w:rsid w:val="67676250"/>
    <w:rsid w:val="676E61EA"/>
    <w:rsid w:val="6774863C"/>
    <w:rsid w:val="67844BA8"/>
    <w:rsid w:val="67A4B68A"/>
    <w:rsid w:val="6817F450"/>
    <w:rsid w:val="6834B261"/>
    <w:rsid w:val="68442775"/>
    <w:rsid w:val="6865B6C0"/>
    <w:rsid w:val="687C264C"/>
    <w:rsid w:val="689C8CD3"/>
    <w:rsid w:val="68D14FB1"/>
    <w:rsid w:val="690CA633"/>
    <w:rsid w:val="6922CCBA"/>
    <w:rsid w:val="693CA32B"/>
    <w:rsid w:val="69415C0E"/>
    <w:rsid w:val="695B11A3"/>
    <w:rsid w:val="69620F06"/>
    <w:rsid w:val="698F7455"/>
    <w:rsid w:val="69C33DD4"/>
    <w:rsid w:val="69CB2B7E"/>
    <w:rsid w:val="69D994FF"/>
    <w:rsid w:val="69F44BFB"/>
    <w:rsid w:val="69F973E5"/>
    <w:rsid w:val="69FDF7FC"/>
    <w:rsid w:val="6A20CA9F"/>
    <w:rsid w:val="6A2A3DCB"/>
    <w:rsid w:val="6A3D0F93"/>
    <w:rsid w:val="6A45BF64"/>
    <w:rsid w:val="6A4F4308"/>
    <w:rsid w:val="6A6A98B3"/>
    <w:rsid w:val="6A815812"/>
    <w:rsid w:val="6AADD368"/>
    <w:rsid w:val="6AB8758B"/>
    <w:rsid w:val="6AEF375D"/>
    <w:rsid w:val="6AFE3D4C"/>
    <w:rsid w:val="6B3717F6"/>
    <w:rsid w:val="6B846126"/>
    <w:rsid w:val="6B882623"/>
    <w:rsid w:val="6B8AB690"/>
    <w:rsid w:val="6BB52B77"/>
    <w:rsid w:val="6BBCFB8D"/>
    <w:rsid w:val="6BC6DF53"/>
    <w:rsid w:val="6BD611B1"/>
    <w:rsid w:val="6BE36D7B"/>
    <w:rsid w:val="6BE72B74"/>
    <w:rsid w:val="6BEDA42A"/>
    <w:rsid w:val="6BEDD0AD"/>
    <w:rsid w:val="6BFAE167"/>
    <w:rsid w:val="6C25B98B"/>
    <w:rsid w:val="6C522B7E"/>
    <w:rsid w:val="6C7A9EB4"/>
    <w:rsid w:val="6CCC3502"/>
    <w:rsid w:val="6CD3F5C7"/>
    <w:rsid w:val="6CE0AAE9"/>
    <w:rsid w:val="6D22E5F2"/>
    <w:rsid w:val="6D26DD86"/>
    <w:rsid w:val="6D4D81CC"/>
    <w:rsid w:val="6D731A59"/>
    <w:rsid w:val="6D982093"/>
    <w:rsid w:val="6DBB7741"/>
    <w:rsid w:val="6DC4ECCC"/>
    <w:rsid w:val="6E159D38"/>
    <w:rsid w:val="6E24ABCE"/>
    <w:rsid w:val="6E59F9F1"/>
    <w:rsid w:val="6E676762"/>
    <w:rsid w:val="6E8F71C6"/>
    <w:rsid w:val="6EA6DAAC"/>
    <w:rsid w:val="6EA97F03"/>
    <w:rsid w:val="6F07291D"/>
    <w:rsid w:val="6F193DE4"/>
    <w:rsid w:val="6F1FE585"/>
    <w:rsid w:val="6F2CE260"/>
    <w:rsid w:val="6F5D0905"/>
    <w:rsid w:val="6F6287DA"/>
    <w:rsid w:val="6F638910"/>
    <w:rsid w:val="6F819FF5"/>
    <w:rsid w:val="6F975F0A"/>
    <w:rsid w:val="6FD4C9A5"/>
    <w:rsid w:val="6FDAEEFB"/>
    <w:rsid w:val="6FE5BC58"/>
    <w:rsid w:val="6FF5C3CE"/>
    <w:rsid w:val="700B5930"/>
    <w:rsid w:val="70100A85"/>
    <w:rsid w:val="7012A6A3"/>
    <w:rsid w:val="701FDE32"/>
    <w:rsid w:val="70284A03"/>
    <w:rsid w:val="702EF0AE"/>
    <w:rsid w:val="7059AC41"/>
    <w:rsid w:val="706707C9"/>
    <w:rsid w:val="70829512"/>
    <w:rsid w:val="70A74071"/>
    <w:rsid w:val="70BE29AB"/>
    <w:rsid w:val="70E21A80"/>
    <w:rsid w:val="7100B7E8"/>
    <w:rsid w:val="710C7407"/>
    <w:rsid w:val="71112029"/>
    <w:rsid w:val="712D477A"/>
    <w:rsid w:val="713DBF3F"/>
    <w:rsid w:val="716CD518"/>
    <w:rsid w:val="71ABD272"/>
    <w:rsid w:val="71B2946A"/>
    <w:rsid w:val="71C7172C"/>
    <w:rsid w:val="71D55C88"/>
    <w:rsid w:val="71F80EDB"/>
    <w:rsid w:val="7203298E"/>
    <w:rsid w:val="72145E74"/>
    <w:rsid w:val="7223F7AE"/>
    <w:rsid w:val="723D947C"/>
    <w:rsid w:val="72496FE6"/>
    <w:rsid w:val="727176A5"/>
    <w:rsid w:val="72852E64"/>
    <w:rsid w:val="729CE0CE"/>
    <w:rsid w:val="72DD209A"/>
    <w:rsid w:val="73397B3C"/>
    <w:rsid w:val="735A32DA"/>
    <w:rsid w:val="73CAC74D"/>
    <w:rsid w:val="73DB7438"/>
    <w:rsid w:val="73E92156"/>
    <w:rsid w:val="73EA4FAD"/>
    <w:rsid w:val="740B39CA"/>
    <w:rsid w:val="74102415"/>
    <w:rsid w:val="74144E2A"/>
    <w:rsid w:val="7467AB91"/>
    <w:rsid w:val="748BE512"/>
    <w:rsid w:val="7496AFA9"/>
    <w:rsid w:val="74A2C912"/>
    <w:rsid w:val="74BCC10A"/>
    <w:rsid w:val="74DAFE08"/>
    <w:rsid w:val="74ECA1F7"/>
    <w:rsid w:val="750284D0"/>
    <w:rsid w:val="752D50AB"/>
    <w:rsid w:val="754902CB"/>
    <w:rsid w:val="755209BC"/>
    <w:rsid w:val="756A5985"/>
    <w:rsid w:val="7579EE5C"/>
    <w:rsid w:val="758EDF9C"/>
    <w:rsid w:val="75940AFA"/>
    <w:rsid w:val="759A4C33"/>
    <w:rsid w:val="759E6904"/>
    <w:rsid w:val="75A2A8C7"/>
    <w:rsid w:val="75A54EE6"/>
    <w:rsid w:val="75C6822B"/>
    <w:rsid w:val="75CCFC4E"/>
    <w:rsid w:val="75DA3ACE"/>
    <w:rsid w:val="760C9AC4"/>
    <w:rsid w:val="760EC52D"/>
    <w:rsid w:val="76211080"/>
    <w:rsid w:val="763991B6"/>
    <w:rsid w:val="764F96F8"/>
    <w:rsid w:val="7686DC23"/>
    <w:rsid w:val="76C91555"/>
    <w:rsid w:val="76D1F80B"/>
    <w:rsid w:val="76FE47E4"/>
    <w:rsid w:val="772316F5"/>
    <w:rsid w:val="77237D25"/>
    <w:rsid w:val="7751CCAC"/>
    <w:rsid w:val="779928D4"/>
    <w:rsid w:val="77ACD50C"/>
    <w:rsid w:val="78022BFB"/>
    <w:rsid w:val="780CFDFA"/>
    <w:rsid w:val="78229A23"/>
    <w:rsid w:val="78274315"/>
    <w:rsid w:val="783992EA"/>
    <w:rsid w:val="78575A67"/>
    <w:rsid w:val="786FAFBA"/>
    <w:rsid w:val="789BBFF5"/>
    <w:rsid w:val="78A4C12C"/>
    <w:rsid w:val="78A91094"/>
    <w:rsid w:val="78DDA812"/>
    <w:rsid w:val="78F638CF"/>
    <w:rsid w:val="78F7DE93"/>
    <w:rsid w:val="7916F3CA"/>
    <w:rsid w:val="79270C5B"/>
    <w:rsid w:val="792CB204"/>
    <w:rsid w:val="794005CC"/>
    <w:rsid w:val="79840841"/>
    <w:rsid w:val="79886B8C"/>
    <w:rsid w:val="798976F4"/>
    <w:rsid w:val="79A0BFF1"/>
    <w:rsid w:val="79DF4A4E"/>
    <w:rsid w:val="7A460C26"/>
    <w:rsid w:val="7A47DCB4"/>
    <w:rsid w:val="7A749CC9"/>
    <w:rsid w:val="7A85B75E"/>
    <w:rsid w:val="7A9070A3"/>
    <w:rsid w:val="7A9927C7"/>
    <w:rsid w:val="7AE7B3BA"/>
    <w:rsid w:val="7AF97608"/>
    <w:rsid w:val="7B00133D"/>
    <w:rsid w:val="7B23B5C0"/>
    <w:rsid w:val="7B2B795C"/>
    <w:rsid w:val="7B748BC9"/>
    <w:rsid w:val="7B7F2ABA"/>
    <w:rsid w:val="7B8444AC"/>
    <w:rsid w:val="7B870692"/>
    <w:rsid w:val="7BAFB546"/>
    <w:rsid w:val="7BB2AB2D"/>
    <w:rsid w:val="7BD89B5B"/>
    <w:rsid w:val="7BDBE0D9"/>
    <w:rsid w:val="7BE79DA3"/>
    <w:rsid w:val="7BE7FD55"/>
    <w:rsid w:val="7C155F46"/>
    <w:rsid w:val="7C7585CB"/>
    <w:rsid w:val="7CD56921"/>
    <w:rsid w:val="7CD6C7E2"/>
    <w:rsid w:val="7CF685EC"/>
    <w:rsid w:val="7D0D5199"/>
    <w:rsid w:val="7D0DF646"/>
    <w:rsid w:val="7D185F1C"/>
    <w:rsid w:val="7D1EC381"/>
    <w:rsid w:val="7D4E944E"/>
    <w:rsid w:val="7D5C4A25"/>
    <w:rsid w:val="7D6E472C"/>
    <w:rsid w:val="7D70733D"/>
    <w:rsid w:val="7D7C4EE4"/>
    <w:rsid w:val="7D9B4901"/>
    <w:rsid w:val="7D9C5208"/>
    <w:rsid w:val="7DA0001B"/>
    <w:rsid w:val="7DDFB211"/>
    <w:rsid w:val="7DE2B923"/>
    <w:rsid w:val="7DF4D11A"/>
    <w:rsid w:val="7DFDABFB"/>
    <w:rsid w:val="7E002314"/>
    <w:rsid w:val="7E1881CF"/>
    <w:rsid w:val="7E1AF304"/>
    <w:rsid w:val="7E2B083A"/>
    <w:rsid w:val="7E2F2DBA"/>
    <w:rsid w:val="7E6A8C0C"/>
    <w:rsid w:val="7E7833FE"/>
    <w:rsid w:val="7E856D1A"/>
    <w:rsid w:val="7EA1E08E"/>
    <w:rsid w:val="7EC06472"/>
    <w:rsid w:val="7EC7071E"/>
    <w:rsid w:val="7EF402CE"/>
    <w:rsid w:val="7F06010B"/>
    <w:rsid w:val="7F1C9297"/>
    <w:rsid w:val="7F2CDF52"/>
    <w:rsid w:val="7F3488B0"/>
    <w:rsid w:val="7F3657E3"/>
    <w:rsid w:val="7F37EC22"/>
    <w:rsid w:val="7F650E54"/>
    <w:rsid w:val="7FC1A9C5"/>
    <w:rsid w:val="7FCA45B0"/>
    <w:rsid w:val="7FF5C90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8F61"/>
  <w15:docId w15:val="{E1F2008D-F0DE-4AD0-A476-992A2A07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6CFA3A0"/>
    <w:rPr>
      <w:rFonts w:eastAsia="Arial" w:cs="Arial"/>
      <w:color w:val="000000" w:themeColor="accent1"/>
      <w:sz w:val="20"/>
      <w:szCs w:val="20"/>
    </w:rPr>
  </w:style>
  <w:style w:type="paragraph" w:styleId="Heading1">
    <w:name w:val="heading 1"/>
    <w:next w:val="Normal"/>
    <w:link w:val="Heading1Char"/>
    <w:uiPriority w:val="9"/>
    <w:unhideWhenUsed/>
    <w:qFormat/>
    <w:rsid w:val="00842611"/>
    <w:pPr>
      <w:keepNext/>
      <w:keepLines/>
      <w:numPr>
        <w:numId w:val="6"/>
      </w:numPr>
      <w:spacing w:before="240" w:line="264" w:lineRule="auto"/>
      <w:ind w:left="431" w:hanging="431"/>
      <w:outlineLvl w:val="0"/>
    </w:pPr>
    <w:rPr>
      <w:rFonts w:ascii="Arial Narrow" w:eastAsia="Arial" w:hAnsi="Arial Narrow" w:cs="Arial"/>
      <w:b/>
      <w:caps/>
      <w:color w:val="000000"/>
      <w:sz w:val="28"/>
    </w:rPr>
  </w:style>
  <w:style w:type="paragraph" w:styleId="Heading2">
    <w:name w:val="heading 2"/>
    <w:next w:val="Normal"/>
    <w:link w:val="Heading2Char"/>
    <w:uiPriority w:val="9"/>
    <w:unhideWhenUsed/>
    <w:qFormat/>
    <w:rsid w:val="00254AF4"/>
    <w:pPr>
      <w:keepNext/>
      <w:keepLines/>
      <w:numPr>
        <w:ilvl w:val="1"/>
        <w:numId w:val="6"/>
      </w:numPr>
      <w:spacing w:after="76"/>
      <w:outlineLvl w:val="1"/>
    </w:pPr>
    <w:rPr>
      <w:rFonts w:ascii="Arial" w:eastAsia="Arial" w:hAnsi="Arial" w:cs="Arial"/>
      <w:b/>
      <w:color w:val="E50056" w:themeColor="text2"/>
      <w:sz w:val="24"/>
    </w:rPr>
  </w:style>
  <w:style w:type="paragraph" w:styleId="Heading3">
    <w:name w:val="heading 3"/>
    <w:next w:val="Normal"/>
    <w:link w:val="Heading3Char"/>
    <w:uiPriority w:val="9"/>
    <w:unhideWhenUsed/>
    <w:qFormat/>
    <w:rsid w:val="00753826"/>
    <w:pPr>
      <w:keepNext/>
      <w:keepLines/>
      <w:numPr>
        <w:ilvl w:val="2"/>
        <w:numId w:val="6"/>
      </w:numPr>
      <w:spacing w:after="98"/>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16CFA3A0"/>
    <w:pPr>
      <w:keepNext/>
      <w:keepLines/>
      <w:numPr>
        <w:ilvl w:val="4"/>
        <w:numId w:val="6"/>
      </w:numPr>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16CFA3A0"/>
    <w:pPr>
      <w:keepNext/>
      <w:keepLines/>
      <w:numPr>
        <w:ilvl w:val="5"/>
        <w:numId w:val="6"/>
      </w:numPr>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16CFA3A0"/>
    <w:pPr>
      <w:keepNext/>
      <w:keepLines/>
      <w:numPr>
        <w:ilvl w:val="6"/>
        <w:numId w:val="6"/>
      </w:numPr>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16CFA3A0"/>
    <w:pPr>
      <w:keepNext/>
      <w:keepLines/>
      <w:numPr>
        <w:ilvl w:val="7"/>
        <w:numId w:val="6"/>
      </w:numPr>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16CFA3A0"/>
    <w:pPr>
      <w:keepNext/>
      <w:keepLines/>
      <w:numPr>
        <w:ilvl w:val="8"/>
        <w:numId w:val="6"/>
      </w:numPr>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54AF4"/>
    <w:rPr>
      <w:rFonts w:ascii="Arial" w:eastAsia="Arial" w:hAnsi="Arial" w:cs="Arial"/>
      <w:b/>
      <w:color w:val="E50056" w:themeColor="text2"/>
      <w:sz w:val="24"/>
    </w:rPr>
  </w:style>
  <w:style w:type="character" w:customStyle="1" w:styleId="Heading1Char">
    <w:name w:val="Heading 1 Char"/>
    <w:link w:val="Heading1"/>
    <w:uiPriority w:val="9"/>
    <w:rsid w:val="00842611"/>
    <w:rPr>
      <w:rFonts w:ascii="Arial Narrow" w:eastAsia="Arial" w:hAnsi="Arial Narrow" w:cs="Arial"/>
      <w:b/>
      <w:caps/>
      <w:color w:val="000000"/>
      <w:sz w:val="28"/>
    </w:rPr>
  </w:style>
  <w:style w:type="character" w:customStyle="1" w:styleId="Heading3Char">
    <w:name w:val="Heading 3 Char"/>
    <w:link w:val="Heading3"/>
    <w:uiPriority w:val="9"/>
    <w:rsid w:val="00753826"/>
    <w:rPr>
      <w:rFonts w:ascii="Arial" w:eastAsia="Arial" w:hAnsi="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unhideWhenUsed/>
    <w:rsid w:val="16CFA3A0"/>
    <w:pPr>
      <w:spacing w:line="240" w:lineRule="auto"/>
    </w:pPr>
  </w:style>
  <w:style w:type="character" w:customStyle="1" w:styleId="CommentTextChar">
    <w:name w:val="Comment Text Char"/>
    <w:basedOn w:val="DefaultParagraphFont"/>
    <w:link w:val="CommentText"/>
    <w:uiPriority w:val="99"/>
    <w:rsid w:val="006734C3"/>
    <w:rPr>
      <w:rFonts w:eastAsia="Arial" w:cs="Arial"/>
      <w:color w:val="000000" w:themeColor="accent1"/>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FootnoteText">
    <w:name w:val="footnote text"/>
    <w:basedOn w:val="Normal"/>
    <w:link w:val="FootnoteTextChar"/>
    <w:uiPriority w:val="99"/>
    <w:semiHidden/>
    <w:unhideWhenUsed/>
    <w:rsid w:val="16CFA3A0"/>
    <w:pPr>
      <w:spacing w:line="240" w:lineRule="auto"/>
    </w:pPr>
  </w:style>
  <w:style w:type="character" w:customStyle="1" w:styleId="FootnoteTextChar">
    <w:name w:val="Footnote Text Char"/>
    <w:basedOn w:val="DefaultParagraphFont"/>
    <w:link w:val="FootnoteText"/>
    <w:uiPriority w:val="99"/>
    <w:semiHidden/>
    <w:rsid w:val="009C7059"/>
    <w:rPr>
      <w:rFonts w:eastAsia="Arial" w:cs="Arial"/>
      <w:color w:val="000000" w:themeColor="accent1"/>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qFormat/>
    <w:rsid w:val="004C20F1"/>
    <w:pPr>
      <w:numPr>
        <w:numId w:val="0"/>
      </w:numPr>
      <w:outlineLvl w:val="9"/>
    </w:pPr>
    <w:rPr>
      <w:rFonts w:asciiTheme="majorHAnsi" w:eastAsia="Calibri" w:hAnsiTheme="majorHAnsi" w:cstheme="majorBidi"/>
      <w:color w:val="000000" w:themeColor="accent1" w:themeShade="BF"/>
      <w:szCs w:val="32"/>
      <w:lang w:val="en-US" w:eastAsia="en-US"/>
    </w:rPr>
  </w:style>
  <w:style w:type="paragraph" w:styleId="TOC2">
    <w:name w:val="toc 2"/>
    <w:basedOn w:val="Normal"/>
    <w:next w:val="Normal"/>
    <w:uiPriority w:val="39"/>
    <w:unhideWhenUsed/>
    <w:rsid w:val="16CFA3A0"/>
    <w:pPr>
      <w:spacing w:before="120"/>
      <w:ind w:left="200"/>
    </w:pPr>
    <w:rPr>
      <w:rFonts w:cstheme="minorBidi"/>
      <w:i/>
      <w:iCs/>
    </w:rPr>
  </w:style>
  <w:style w:type="paragraph" w:styleId="TOC1">
    <w:name w:val="toc 1"/>
    <w:basedOn w:val="Normal"/>
    <w:next w:val="Normal"/>
    <w:uiPriority w:val="39"/>
    <w:unhideWhenUsed/>
    <w:rsid w:val="16CFA3A0"/>
    <w:pPr>
      <w:spacing w:before="240" w:after="120"/>
    </w:pPr>
    <w:rPr>
      <w:rFonts w:cstheme="minorBidi"/>
      <w:b/>
      <w:bCs/>
    </w:rPr>
  </w:style>
  <w:style w:type="paragraph" w:styleId="TOC3">
    <w:name w:val="toc 3"/>
    <w:basedOn w:val="Normal"/>
    <w:next w:val="Normal"/>
    <w:uiPriority w:val="39"/>
    <w:unhideWhenUsed/>
    <w:rsid w:val="16CFA3A0"/>
    <w:pPr>
      <w:ind w:left="400"/>
    </w:pPr>
    <w:rPr>
      <w:rFonts w:cstheme="minorBidi"/>
    </w:r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rsid w:val="00546D19"/>
    <w:rPr>
      <w:i/>
      <w:iCs/>
    </w:rPr>
  </w:style>
  <w:style w:type="paragraph" w:styleId="PlainText">
    <w:name w:val="Plain Text"/>
    <w:basedOn w:val="Normal"/>
    <w:link w:val="PlainTextChar"/>
    <w:uiPriority w:val="99"/>
    <w:semiHidden/>
    <w:unhideWhenUsed/>
    <w:rsid w:val="16CFA3A0"/>
    <w:pPr>
      <w:spacing w:line="240" w:lineRule="auto"/>
    </w:pPr>
    <w:rPr>
      <w:rFonts w:ascii="Calibri" w:eastAsia="Times New Roman" w:hAnsi="Calibri" w:cs="Times New Roman"/>
      <w:color w:val="auto"/>
      <w:sz w:val="22"/>
      <w:szCs w:val="22"/>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lang w:eastAsia="en-US"/>
    </w:rPr>
  </w:style>
  <w:style w:type="paragraph" w:customStyle="1" w:styleId="Kop1-geennr">
    <w:name w:val="Kop 1 - geen nr"/>
    <w:basedOn w:val="Normal"/>
    <w:next w:val="Normal"/>
    <w:uiPriority w:val="8"/>
    <w:qFormat/>
    <w:rsid w:val="16CFA3A0"/>
    <w:pPr>
      <w:spacing w:before="240" w:line="264" w:lineRule="auto"/>
    </w:pPr>
    <w:rPr>
      <w:rFonts w:ascii="Arial Narrow" w:hAnsi="Arial Narrow"/>
      <w:b/>
      <w:bCs/>
      <w:caps/>
      <w:sz w:val="28"/>
      <w:szCs w:val="28"/>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sz w:val="20"/>
      <w:szCs w:val="20"/>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sz w:val="20"/>
      <w:szCs w:val="20"/>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sz w:val="20"/>
      <w:szCs w:val="20"/>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16CFA3A0"/>
    <w:pPr>
      <w:spacing w:line="264" w:lineRule="auto"/>
    </w:pPr>
    <w:rPr>
      <w:rFonts w:ascii="Arial Narrow" w:hAnsi="Arial Narrow"/>
      <w:b/>
      <w:bCs/>
      <w:caps/>
      <w:sz w:val="48"/>
      <w:szCs w:val="48"/>
    </w:rPr>
  </w:style>
  <w:style w:type="character" w:customStyle="1" w:styleId="TitleChar">
    <w:name w:val="Title Char"/>
    <w:basedOn w:val="DefaultParagraphFont"/>
    <w:link w:val="Title"/>
    <w:uiPriority w:val="10"/>
    <w:rsid w:val="00753826"/>
    <w:rPr>
      <w:rFonts w:ascii="Arial Narrow" w:eastAsia="Arial" w:hAnsi="Arial Narrow" w:cs="Arial"/>
      <w:b/>
      <w:bCs/>
      <w:caps/>
      <w:color w:val="000000" w:themeColor="accent1"/>
      <w:sz w:val="48"/>
      <w:szCs w:val="48"/>
    </w:rPr>
  </w:style>
  <w:style w:type="paragraph" w:customStyle="1" w:styleId="Bijlage">
    <w:name w:val="Bijlage"/>
    <w:basedOn w:val="Normal"/>
    <w:next w:val="Normal"/>
    <w:uiPriority w:val="10"/>
    <w:qFormat/>
    <w:rsid w:val="004C20F1"/>
    <w:pPr>
      <w:numPr>
        <w:numId w:val="17"/>
      </w:numPr>
      <w:spacing w:before="240" w:line="264" w:lineRule="auto"/>
    </w:pPr>
    <w:rPr>
      <w:rFonts w:asciiTheme="majorHAnsi" w:hAnsiTheme="majorHAnsi"/>
      <w:b/>
      <w:caps/>
      <w:color w:val="auto"/>
      <w:sz w:val="32"/>
    </w:rPr>
  </w:style>
  <w:style w:type="paragraph" w:styleId="Subtitle">
    <w:name w:val="Subtitle"/>
    <w:basedOn w:val="Normal"/>
    <w:link w:val="SubtitleChar"/>
    <w:uiPriority w:val="11"/>
    <w:qFormat/>
    <w:rsid w:val="16CFA3A0"/>
    <w:pPr>
      <w:spacing w:line="264" w:lineRule="auto"/>
    </w:pPr>
    <w:rPr>
      <w:sz w:val="36"/>
      <w:szCs w:val="36"/>
    </w:rPr>
  </w:style>
  <w:style w:type="character" w:customStyle="1" w:styleId="SubtitleChar">
    <w:name w:val="Subtitle Char"/>
    <w:basedOn w:val="DefaultParagraphFont"/>
    <w:link w:val="Subtitle"/>
    <w:uiPriority w:val="11"/>
    <w:rsid w:val="00753826"/>
    <w:rPr>
      <w:rFonts w:eastAsia="Arial" w:cs="Arial"/>
      <w:color w:val="000000" w:themeColor="accent1"/>
      <w:sz w:val="36"/>
      <w:szCs w:val="36"/>
    </w:rPr>
  </w:style>
  <w:style w:type="paragraph" w:styleId="Header">
    <w:name w:val="header"/>
    <w:basedOn w:val="Normal"/>
    <w:link w:val="HeaderChar"/>
    <w:uiPriority w:val="99"/>
    <w:unhideWhenUsed/>
    <w:rsid w:val="005326EA"/>
    <w:pPr>
      <w:tabs>
        <w:tab w:val="center" w:pos="4536"/>
        <w:tab w:val="right" w:pos="9072"/>
      </w:tabs>
      <w:spacing w:line="240" w:lineRule="auto"/>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sz w:val="24"/>
      <w:szCs w:val="24"/>
    </w:rPr>
  </w:style>
  <w:style w:type="paragraph" w:customStyle="1" w:styleId="paragraph">
    <w:name w:val="paragraph"/>
    <w:basedOn w:val="Normal"/>
    <w:uiPriority w:val="1"/>
    <w:rsid w:val="16CFA3A0"/>
    <w:pPr>
      <w:spacing w:beforeAutospacing="1" w:afterAutospacing="1" w:line="240" w:lineRule="auto"/>
    </w:pPr>
    <w:rPr>
      <w:rFonts w:ascii="Times New Roman" w:eastAsia="Times New Roman" w:hAnsi="Times New Roman" w:cs="Times New Roman"/>
      <w:color w:val="auto"/>
      <w:sz w:val="24"/>
      <w:szCs w:val="24"/>
      <w:lang w:val="en-GB" w:eastAsia="en-GB"/>
    </w:rPr>
  </w:style>
  <w:style w:type="character" w:customStyle="1" w:styleId="normaltextrun">
    <w:name w:val="normaltextrun"/>
    <w:basedOn w:val="DefaultParagraphFont"/>
    <w:rsid w:val="004F6D6D"/>
  </w:style>
  <w:style w:type="character" w:customStyle="1" w:styleId="eop">
    <w:name w:val="eop"/>
    <w:basedOn w:val="DefaultParagraphFont"/>
    <w:rsid w:val="004F6D6D"/>
  </w:style>
  <w:style w:type="character" w:customStyle="1" w:styleId="scxp165093064">
    <w:name w:val="scxp165093064"/>
    <w:basedOn w:val="DefaultParagraphFont"/>
    <w:rsid w:val="004F6D6D"/>
  </w:style>
  <w:style w:type="character" w:styleId="UnresolvedMention">
    <w:name w:val="Unresolved Mention"/>
    <w:basedOn w:val="DefaultParagraphFont"/>
    <w:uiPriority w:val="99"/>
    <w:semiHidden/>
    <w:unhideWhenUsed/>
    <w:rsid w:val="005D19D2"/>
    <w:rPr>
      <w:color w:val="605E5C"/>
      <w:shd w:val="clear" w:color="auto" w:fill="E1DFDD"/>
    </w:rPr>
  </w:style>
  <w:style w:type="paragraph" w:styleId="Revision">
    <w:name w:val="Revision"/>
    <w:hidden/>
    <w:uiPriority w:val="99"/>
    <w:semiHidden/>
    <w:rsid w:val="00383E32"/>
    <w:pPr>
      <w:spacing w:line="240" w:lineRule="auto"/>
    </w:pPr>
    <w:rPr>
      <w:rFonts w:eastAsia="Arial" w:cs="Arial"/>
      <w:color w:val="000000"/>
      <w:sz w:val="20"/>
    </w:rPr>
  </w:style>
  <w:style w:type="paragraph" w:styleId="TOC4">
    <w:name w:val="toc 4"/>
    <w:basedOn w:val="Normal"/>
    <w:next w:val="Normal"/>
    <w:uiPriority w:val="39"/>
    <w:semiHidden/>
    <w:unhideWhenUsed/>
    <w:rsid w:val="16CFA3A0"/>
    <w:pPr>
      <w:ind w:left="600"/>
    </w:pPr>
    <w:rPr>
      <w:rFonts w:cstheme="minorBidi"/>
    </w:rPr>
  </w:style>
  <w:style w:type="paragraph" w:styleId="TOC5">
    <w:name w:val="toc 5"/>
    <w:basedOn w:val="Normal"/>
    <w:next w:val="Normal"/>
    <w:uiPriority w:val="39"/>
    <w:semiHidden/>
    <w:unhideWhenUsed/>
    <w:rsid w:val="16CFA3A0"/>
    <w:pPr>
      <w:ind w:left="800"/>
    </w:pPr>
    <w:rPr>
      <w:rFonts w:cstheme="minorBidi"/>
    </w:rPr>
  </w:style>
  <w:style w:type="paragraph" w:styleId="TOC6">
    <w:name w:val="toc 6"/>
    <w:basedOn w:val="Normal"/>
    <w:next w:val="Normal"/>
    <w:uiPriority w:val="39"/>
    <w:semiHidden/>
    <w:unhideWhenUsed/>
    <w:rsid w:val="16CFA3A0"/>
    <w:pPr>
      <w:ind w:left="1000"/>
    </w:pPr>
    <w:rPr>
      <w:rFonts w:cstheme="minorBidi"/>
    </w:rPr>
  </w:style>
  <w:style w:type="paragraph" w:styleId="TOC7">
    <w:name w:val="toc 7"/>
    <w:basedOn w:val="Normal"/>
    <w:next w:val="Normal"/>
    <w:uiPriority w:val="39"/>
    <w:semiHidden/>
    <w:unhideWhenUsed/>
    <w:rsid w:val="16CFA3A0"/>
    <w:pPr>
      <w:ind w:left="1200"/>
    </w:pPr>
    <w:rPr>
      <w:rFonts w:cstheme="minorBidi"/>
    </w:rPr>
  </w:style>
  <w:style w:type="paragraph" w:styleId="TOC8">
    <w:name w:val="toc 8"/>
    <w:basedOn w:val="Normal"/>
    <w:next w:val="Normal"/>
    <w:uiPriority w:val="39"/>
    <w:semiHidden/>
    <w:unhideWhenUsed/>
    <w:rsid w:val="16CFA3A0"/>
    <w:pPr>
      <w:ind w:left="1400"/>
    </w:pPr>
    <w:rPr>
      <w:rFonts w:cstheme="minorBidi"/>
    </w:rPr>
  </w:style>
  <w:style w:type="paragraph" w:styleId="TOC9">
    <w:name w:val="toc 9"/>
    <w:basedOn w:val="Normal"/>
    <w:next w:val="Normal"/>
    <w:uiPriority w:val="39"/>
    <w:semiHidden/>
    <w:unhideWhenUsed/>
    <w:rsid w:val="16CFA3A0"/>
    <w:pPr>
      <w:ind w:left="1600"/>
    </w:pPr>
    <w:rPr>
      <w:rFonts w:cstheme="minorBidi"/>
    </w:rPr>
  </w:style>
  <w:style w:type="character" w:styleId="Mention">
    <w:name w:val="Mention"/>
    <w:basedOn w:val="DefaultParagraphFont"/>
    <w:uiPriority w:val="99"/>
    <w:unhideWhenUsed/>
    <w:rsid w:val="00AA170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18689">
      <w:bodyDiv w:val="1"/>
      <w:marLeft w:val="0"/>
      <w:marRight w:val="0"/>
      <w:marTop w:val="0"/>
      <w:marBottom w:val="0"/>
      <w:divBdr>
        <w:top w:val="none" w:sz="0" w:space="0" w:color="auto"/>
        <w:left w:val="none" w:sz="0" w:space="0" w:color="auto"/>
        <w:bottom w:val="none" w:sz="0" w:space="0" w:color="auto"/>
        <w:right w:val="none" w:sz="0" w:space="0" w:color="auto"/>
      </w:divBdr>
    </w:div>
    <w:div w:id="369111504">
      <w:bodyDiv w:val="1"/>
      <w:marLeft w:val="0"/>
      <w:marRight w:val="0"/>
      <w:marTop w:val="0"/>
      <w:marBottom w:val="0"/>
      <w:divBdr>
        <w:top w:val="none" w:sz="0" w:space="0" w:color="auto"/>
        <w:left w:val="none" w:sz="0" w:space="0" w:color="auto"/>
        <w:bottom w:val="none" w:sz="0" w:space="0" w:color="auto"/>
        <w:right w:val="none" w:sz="0" w:space="0" w:color="auto"/>
      </w:divBdr>
    </w:div>
    <w:div w:id="576718932">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746270746">
      <w:bodyDiv w:val="1"/>
      <w:marLeft w:val="0"/>
      <w:marRight w:val="0"/>
      <w:marTop w:val="0"/>
      <w:marBottom w:val="0"/>
      <w:divBdr>
        <w:top w:val="none" w:sz="0" w:space="0" w:color="auto"/>
        <w:left w:val="none" w:sz="0" w:space="0" w:color="auto"/>
        <w:bottom w:val="none" w:sz="0" w:space="0" w:color="auto"/>
        <w:right w:val="none" w:sz="0" w:space="0" w:color="auto"/>
      </w:divBdr>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815997311">
      <w:bodyDiv w:val="1"/>
      <w:marLeft w:val="0"/>
      <w:marRight w:val="0"/>
      <w:marTop w:val="0"/>
      <w:marBottom w:val="0"/>
      <w:divBdr>
        <w:top w:val="none" w:sz="0" w:space="0" w:color="auto"/>
        <w:left w:val="none" w:sz="0" w:space="0" w:color="auto"/>
        <w:bottom w:val="none" w:sz="0" w:space="0" w:color="auto"/>
        <w:right w:val="none" w:sz="0" w:space="0" w:color="auto"/>
      </w:divBdr>
    </w:div>
    <w:div w:id="923219498">
      <w:bodyDiv w:val="1"/>
      <w:marLeft w:val="0"/>
      <w:marRight w:val="0"/>
      <w:marTop w:val="0"/>
      <w:marBottom w:val="0"/>
      <w:divBdr>
        <w:top w:val="none" w:sz="0" w:space="0" w:color="auto"/>
        <w:left w:val="none" w:sz="0" w:space="0" w:color="auto"/>
        <w:bottom w:val="none" w:sz="0" w:space="0" w:color="auto"/>
        <w:right w:val="none" w:sz="0" w:space="0" w:color="auto"/>
      </w:divBdr>
    </w:div>
    <w:div w:id="953560647">
      <w:bodyDiv w:val="1"/>
      <w:marLeft w:val="0"/>
      <w:marRight w:val="0"/>
      <w:marTop w:val="0"/>
      <w:marBottom w:val="0"/>
      <w:divBdr>
        <w:top w:val="none" w:sz="0" w:space="0" w:color="auto"/>
        <w:left w:val="none" w:sz="0" w:space="0" w:color="auto"/>
        <w:bottom w:val="none" w:sz="0" w:space="0" w:color="auto"/>
        <w:right w:val="none" w:sz="0" w:space="0" w:color="auto"/>
      </w:divBdr>
    </w:div>
    <w:div w:id="1057051247">
      <w:bodyDiv w:val="1"/>
      <w:marLeft w:val="0"/>
      <w:marRight w:val="0"/>
      <w:marTop w:val="0"/>
      <w:marBottom w:val="0"/>
      <w:divBdr>
        <w:top w:val="none" w:sz="0" w:space="0" w:color="auto"/>
        <w:left w:val="none" w:sz="0" w:space="0" w:color="auto"/>
        <w:bottom w:val="none" w:sz="0" w:space="0" w:color="auto"/>
        <w:right w:val="none" w:sz="0" w:space="0" w:color="auto"/>
      </w:divBdr>
    </w:div>
    <w:div w:id="1142505445">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93140">
      <w:bodyDiv w:val="1"/>
      <w:marLeft w:val="0"/>
      <w:marRight w:val="0"/>
      <w:marTop w:val="0"/>
      <w:marBottom w:val="0"/>
      <w:divBdr>
        <w:top w:val="none" w:sz="0" w:space="0" w:color="auto"/>
        <w:left w:val="none" w:sz="0" w:space="0" w:color="auto"/>
        <w:bottom w:val="none" w:sz="0" w:space="0" w:color="auto"/>
        <w:right w:val="none" w:sz="0" w:space="0" w:color="auto"/>
      </w:divBdr>
      <w:divsChild>
        <w:div w:id="2000301378">
          <w:marLeft w:val="-720"/>
          <w:marRight w:val="0"/>
          <w:marTop w:val="0"/>
          <w:marBottom w:val="0"/>
          <w:divBdr>
            <w:top w:val="none" w:sz="0" w:space="0" w:color="auto"/>
            <w:left w:val="none" w:sz="0" w:space="0" w:color="auto"/>
            <w:bottom w:val="none" w:sz="0" w:space="0" w:color="auto"/>
            <w:right w:val="none" w:sz="0" w:space="0" w:color="auto"/>
          </w:divBdr>
        </w:div>
      </w:divsChild>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22887">
      <w:bodyDiv w:val="1"/>
      <w:marLeft w:val="0"/>
      <w:marRight w:val="0"/>
      <w:marTop w:val="0"/>
      <w:marBottom w:val="0"/>
      <w:divBdr>
        <w:top w:val="none" w:sz="0" w:space="0" w:color="auto"/>
        <w:left w:val="none" w:sz="0" w:space="0" w:color="auto"/>
        <w:bottom w:val="none" w:sz="0" w:space="0" w:color="auto"/>
        <w:right w:val="none" w:sz="0" w:space="0" w:color="auto"/>
      </w:divBdr>
    </w:div>
    <w:div w:id="1651589587">
      <w:bodyDiv w:val="1"/>
      <w:marLeft w:val="0"/>
      <w:marRight w:val="0"/>
      <w:marTop w:val="0"/>
      <w:marBottom w:val="0"/>
      <w:divBdr>
        <w:top w:val="none" w:sz="0" w:space="0" w:color="auto"/>
        <w:left w:val="none" w:sz="0" w:space="0" w:color="auto"/>
        <w:bottom w:val="none" w:sz="0" w:space="0" w:color="auto"/>
        <w:right w:val="none" w:sz="0" w:space="0" w:color="auto"/>
      </w:divBdr>
    </w:div>
    <w:div w:id="1855992038">
      <w:bodyDiv w:val="1"/>
      <w:marLeft w:val="0"/>
      <w:marRight w:val="0"/>
      <w:marTop w:val="0"/>
      <w:marBottom w:val="0"/>
      <w:divBdr>
        <w:top w:val="none" w:sz="0" w:space="0" w:color="auto"/>
        <w:left w:val="none" w:sz="0" w:space="0" w:color="auto"/>
        <w:bottom w:val="none" w:sz="0" w:space="0" w:color="auto"/>
        <w:right w:val="none" w:sz="0" w:space="0" w:color="auto"/>
      </w:divBdr>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 w:id="2119568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50.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nspirobv.sharepoint.com/:x:/r/sites/Inspiro-StageenAfstuderen-LarsvanDuijnhoven/Gedeelde%20documenten/Lars%20van%20Duijnhoven%20-%20Cpp%20Units%20Library/Stagedocumenten/Instructies%20vanuit%20HAN/HBO-i%20Kubus%20per%20profiel%20uitwerking%20v4.xlsx?d=w522afc043cef44ab9660be7703bc092a&amp;csf=1&amp;web=1&amp;e=aUdDMO" TargetMode="External"/><Relationship Id="rId27" Type="http://schemas.openxmlformats.org/officeDocument/2006/relationships/footer" Target="footer4.xml"/><Relationship Id="rId30"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8B688C37ED484C847B7D3D8FF8FFD1"/>
        <w:category>
          <w:name w:val="Algemeen"/>
          <w:gallery w:val="placeholder"/>
        </w:category>
        <w:types>
          <w:type w:val="bbPlcHdr"/>
        </w:types>
        <w:behaviors>
          <w:behavior w:val="content"/>
        </w:behaviors>
        <w:guid w:val="{A85F6E34-0945-455E-BC06-A31233073E3B}"/>
      </w:docPartPr>
      <w:docPartBody>
        <w:p w:rsidR="00936A26" w:rsidRDefault="00AC2175">
          <w:r w:rsidRPr="005F1BE9">
            <w:rPr>
              <w:rStyle w:val="PlaceholderText"/>
            </w:rPr>
            <w:t>[Onderwerp]</w:t>
          </w:r>
        </w:p>
      </w:docPartBody>
    </w:docPart>
    <w:docPart>
      <w:docPartPr>
        <w:name w:val="DE1557D253064C0A9571C687E6408A19"/>
        <w:category>
          <w:name w:val="Algemeen"/>
          <w:gallery w:val="placeholder"/>
        </w:category>
        <w:types>
          <w:type w:val="bbPlcHdr"/>
        </w:types>
        <w:behaviors>
          <w:behavior w:val="content"/>
        </w:behaviors>
        <w:guid w:val="{ED9F0A12-3986-46A9-A5F2-DA4CEF517CE8}"/>
      </w:docPartPr>
      <w:docPartBody>
        <w:p w:rsidR="00AF2DB0" w:rsidRDefault="00E30130" w:rsidP="00E30130">
          <w:pPr>
            <w:pStyle w:val="DE1557D253064C0A9571C687E6408A19"/>
          </w:pPr>
          <w:r w:rsidRPr="005F1BE9">
            <w:rPr>
              <w:rStyle w:val="PlaceholderText"/>
            </w:rPr>
            <w:t>[Onderwerp]</w:t>
          </w:r>
        </w:p>
      </w:docPartBody>
    </w:docPart>
    <w:docPart>
      <w:docPartPr>
        <w:name w:val="90794F1A94194E94AD15831AF4C4C2C7"/>
        <w:category>
          <w:name w:val="General"/>
          <w:gallery w:val="placeholder"/>
        </w:category>
        <w:types>
          <w:type w:val="bbPlcHdr"/>
        </w:types>
        <w:behaviors>
          <w:behavior w:val="content"/>
        </w:behaviors>
        <w:guid w:val="{64BA40B3-2D35-4EAB-8185-068D056B2B7F}"/>
      </w:docPartPr>
      <w:docPartBody>
        <w:p w:rsidR="00C441B8" w:rsidRDefault="00C441B8" w:rsidP="00C441B8">
          <w:pPr>
            <w:pStyle w:val="90794F1A94194E94AD15831AF4C4C2C7"/>
          </w:pPr>
          <w:r>
            <w:rPr>
              <w:rStyle w:val="PlaceholderText"/>
            </w:rPr>
            <w:t xml:space="preserve">[kies een </w:t>
          </w:r>
          <w:r w:rsidRPr="0071645A">
            <w:rPr>
              <w:rStyle w:val="PlaceholderText"/>
            </w:rPr>
            <w:t>datum</w:t>
          </w: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6310"/>
    <w:multiLevelType w:val="multilevel"/>
    <w:tmpl w:val="6CF0B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574082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175"/>
    <w:rsid w:val="0003236B"/>
    <w:rsid w:val="00066C11"/>
    <w:rsid w:val="00081B3D"/>
    <w:rsid w:val="000B1F02"/>
    <w:rsid w:val="000C5360"/>
    <w:rsid w:val="000C7E4F"/>
    <w:rsid w:val="00166B00"/>
    <w:rsid w:val="002C37E3"/>
    <w:rsid w:val="0030292A"/>
    <w:rsid w:val="00343213"/>
    <w:rsid w:val="003B5BA0"/>
    <w:rsid w:val="003C110E"/>
    <w:rsid w:val="00445883"/>
    <w:rsid w:val="00514F86"/>
    <w:rsid w:val="00577FFE"/>
    <w:rsid w:val="00580FAD"/>
    <w:rsid w:val="00592F9C"/>
    <w:rsid w:val="005D7317"/>
    <w:rsid w:val="0060102A"/>
    <w:rsid w:val="00651F77"/>
    <w:rsid w:val="00686A97"/>
    <w:rsid w:val="006B2959"/>
    <w:rsid w:val="007633B9"/>
    <w:rsid w:val="007C33CA"/>
    <w:rsid w:val="0089662C"/>
    <w:rsid w:val="008B7419"/>
    <w:rsid w:val="00936A26"/>
    <w:rsid w:val="00960428"/>
    <w:rsid w:val="0099104A"/>
    <w:rsid w:val="009B557F"/>
    <w:rsid w:val="009C5915"/>
    <w:rsid w:val="00AC2175"/>
    <w:rsid w:val="00AF2DB0"/>
    <w:rsid w:val="00BA28E6"/>
    <w:rsid w:val="00BC329E"/>
    <w:rsid w:val="00BF3846"/>
    <w:rsid w:val="00C441B8"/>
    <w:rsid w:val="00C52A90"/>
    <w:rsid w:val="00C65AC1"/>
    <w:rsid w:val="00C73BF7"/>
    <w:rsid w:val="00C773CA"/>
    <w:rsid w:val="00C94D6D"/>
    <w:rsid w:val="00CE3939"/>
    <w:rsid w:val="00D52782"/>
    <w:rsid w:val="00D72707"/>
    <w:rsid w:val="00DE4D9A"/>
    <w:rsid w:val="00E00C80"/>
    <w:rsid w:val="00E30130"/>
    <w:rsid w:val="00E6199A"/>
    <w:rsid w:val="00EA2EC8"/>
    <w:rsid w:val="00F72EE6"/>
    <w:rsid w:val="00FC4181"/>
    <w:rsid w:val="00FC511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373A9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41B8"/>
    <w:rPr>
      <w:color w:val="808080"/>
    </w:rPr>
  </w:style>
  <w:style w:type="paragraph" w:customStyle="1" w:styleId="DE1557D253064C0A9571C687E6408A19">
    <w:name w:val="DE1557D253064C0A9571C687E6408A19"/>
    <w:rsid w:val="00E30130"/>
  </w:style>
  <w:style w:type="paragraph" w:customStyle="1" w:styleId="90794F1A94194E94AD15831AF4C4C2C7">
    <w:name w:val="90794F1A94194E94AD15831AF4C4C2C7"/>
    <w:rsid w:val="00C441B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6">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88a9e5-dcd6-419c-a2ff-1919a0dc6ba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98AB1E7171AB4995E5578ED25D9150" ma:contentTypeVersion="10" ma:contentTypeDescription="Een nieuw document maken." ma:contentTypeScope="" ma:versionID="653af357c417de8d0914b35f8c1ba38b">
  <xsd:schema xmlns:xsd="http://www.w3.org/2001/XMLSchema" xmlns:xs="http://www.w3.org/2001/XMLSchema" xmlns:p="http://schemas.microsoft.com/office/2006/metadata/properties" xmlns:ns2="1f88a9e5-dcd6-419c-a2ff-1919a0dc6ba7" targetNamespace="http://schemas.microsoft.com/office/2006/metadata/properties" ma:root="true" ma:fieldsID="b93842615eba3a59552d31ef7011afa0" ns2:_="">
    <xsd:import namespace="1f88a9e5-dcd6-419c-a2ff-1919a0dc6b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8a9e5-dcd6-419c-a2ff-1919a0dc6b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46e708e-8fbd-4947-823e-e0ae9bb377d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5467D7-69FE-4180-BE19-1D4073F22D60}">
  <ds:schemaRefs>
    <ds:schemaRef ds:uri="http://schemas.openxmlformats.org/officeDocument/2006/bibliography"/>
  </ds:schemaRefs>
</ds:datastoreItem>
</file>

<file path=customXml/itemProps2.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 ds:uri="1f88a9e5-dcd6-419c-a2ff-1919a0dc6ba7"/>
  </ds:schemaRefs>
</ds:datastoreItem>
</file>

<file path=customXml/itemProps3.xml><?xml version="1.0" encoding="utf-8"?>
<ds:datastoreItem xmlns:ds="http://schemas.openxmlformats.org/officeDocument/2006/customXml" ds:itemID="{01BDE053-FCDC-4EA8-9ED6-9D82AFB241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8a9e5-dcd6-419c-a2ff-1919a0dc6b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5A2F34-0CE7-4D6F-9850-E83E48AF9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5178</Words>
  <Characters>29516</Characters>
  <Application>Microsoft Office Word</Application>
  <DocSecurity>0</DocSecurity>
  <Lines>245</Lines>
  <Paragraphs>69</Paragraphs>
  <ScaleCrop>false</ScaleCrop>
  <Company>Hogeschool van Arnhem en Nijmegen</Company>
  <LinksUpToDate>false</LinksUpToDate>
  <CharactersWithSpaces>34625</CharactersWithSpaces>
  <SharedDoc>false</SharedDoc>
  <HLinks>
    <vt:vector size="126" baseType="variant">
      <vt:variant>
        <vt:i4>7536737</vt:i4>
      </vt:variant>
      <vt:variant>
        <vt:i4>108</vt:i4>
      </vt:variant>
      <vt:variant>
        <vt:i4>0</vt:i4>
      </vt:variant>
      <vt:variant>
        <vt:i4>5</vt:i4>
      </vt:variant>
      <vt:variant>
        <vt:lpwstr>https://inspirobv.sharepoint.com/:x:/r/sites/Inspiro-StageenAfstuderen-LarsvanDuijnhoven/Gedeelde documenten/Lars van Duijnhoven - Cpp Units Library/Stagedocumenten/Instructies vanuit HAN/HBO-i Kubus per profiel uitwerking v4.xlsx?d=w522afc043cef44ab9660be7703bc092a&amp;csf=1&amp;web=1&amp;e=aUdDMO</vt:lpwstr>
      </vt:variant>
      <vt:variant>
        <vt:lpwstr/>
      </vt:variant>
      <vt:variant>
        <vt:i4>1310724</vt:i4>
      </vt:variant>
      <vt:variant>
        <vt:i4>105</vt:i4>
      </vt:variant>
      <vt:variant>
        <vt:i4>0</vt:i4>
      </vt:variant>
      <vt:variant>
        <vt:i4>5</vt:i4>
      </vt:variant>
      <vt:variant>
        <vt:lpwstr>https://google.github.io/styleguide/cppguide.html</vt:lpwstr>
      </vt:variant>
      <vt:variant>
        <vt:lpwstr/>
      </vt:variant>
      <vt:variant>
        <vt:i4>1900603</vt:i4>
      </vt:variant>
      <vt:variant>
        <vt:i4>98</vt:i4>
      </vt:variant>
      <vt:variant>
        <vt:i4>0</vt:i4>
      </vt:variant>
      <vt:variant>
        <vt:i4>5</vt:i4>
      </vt:variant>
      <vt:variant>
        <vt:lpwstr/>
      </vt:variant>
      <vt:variant>
        <vt:lpwstr>_Toc190692379</vt:lpwstr>
      </vt:variant>
      <vt:variant>
        <vt:i4>1900603</vt:i4>
      </vt:variant>
      <vt:variant>
        <vt:i4>92</vt:i4>
      </vt:variant>
      <vt:variant>
        <vt:i4>0</vt:i4>
      </vt:variant>
      <vt:variant>
        <vt:i4>5</vt:i4>
      </vt:variant>
      <vt:variant>
        <vt:lpwstr/>
      </vt:variant>
      <vt:variant>
        <vt:lpwstr>_Toc190692378</vt:lpwstr>
      </vt:variant>
      <vt:variant>
        <vt:i4>1900603</vt:i4>
      </vt:variant>
      <vt:variant>
        <vt:i4>86</vt:i4>
      </vt:variant>
      <vt:variant>
        <vt:i4>0</vt:i4>
      </vt:variant>
      <vt:variant>
        <vt:i4>5</vt:i4>
      </vt:variant>
      <vt:variant>
        <vt:lpwstr/>
      </vt:variant>
      <vt:variant>
        <vt:lpwstr>_Toc190692377</vt:lpwstr>
      </vt:variant>
      <vt:variant>
        <vt:i4>1900603</vt:i4>
      </vt:variant>
      <vt:variant>
        <vt:i4>80</vt:i4>
      </vt:variant>
      <vt:variant>
        <vt:i4>0</vt:i4>
      </vt:variant>
      <vt:variant>
        <vt:i4>5</vt:i4>
      </vt:variant>
      <vt:variant>
        <vt:lpwstr/>
      </vt:variant>
      <vt:variant>
        <vt:lpwstr>_Toc190692376</vt:lpwstr>
      </vt:variant>
      <vt:variant>
        <vt:i4>1900603</vt:i4>
      </vt:variant>
      <vt:variant>
        <vt:i4>74</vt:i4>
      </vt:variant>
      <vt:variant>
        <vt:i4>0</vt:i4>
      </vt:variant>
      <vt:variant>
        <vt:i4>5</vt:i4>
      </vt:variant>
      <vt:variant>
        <vt:lpwstr/>
      </vt:variant>
      <vt:variant>
        <vt:lpwstr>_Toc190692375</vt:lpwstr>
      </vt:variant>
      <vt:variant>
        <vt:i4>1900603</vt:i4>
      </vt:variant>
      <vt:variant>
        <vt:i4>68</vt:i4>
      </vt:variant>
      <vt:variant>
        <vt:i4>0</vt:i4>
      </vt:variant>
      <vt:variant>
        <vt:i4>5</vt:i4>
      </vt:variant>
      <vt:variant>
        <vt:lpwstr/>
      </vt:variant>
      <vt:variant>
        <vt:lpwstr>_Toc190692374</vt:lpwstr>
      </vt:variant>
      <vt:variant>
        <vt:i4>1900603</vt:i4>
      </vt:variant>
      <vt:variant>
        <vt:i4>62</vt:i4>
      </vt:variant>
      <vt:variant>
        <vt:i4>0</vt:i4>
      </vt:variant>
      <vt:variant>
        <vt:i4>5</vt:i4>
      </vt:variant>
      <vt:variant>
        <vt:lpwstr/>
      </vt:variant>
      <vt:variant>
        <vt:lpwstr>_Toc190692373</vt:lpwstr>
      </vt:variant>
      <vt:variant>
        <vt:i4>1900603</vt:i4>
      </vt:variant>
      <vt:variant>
        <vt:i4>56</vt:i4>
      </vt:variant>
      <vt:variant>
        <vt:i4>0</vt:i4>
      </vt:variant>
      <vt:variant>
        <vt:i4>5</vt:i4>
      </vt:variant>
      <vt:variant>
        <vt:lpwstr/>
      </vt:variant>
      <vt:variant>
        <vt:lpwstr>_Toc190692372</vt:lpwstr>
      </vt:variant>
      <vt:variant>
        <vt:i4>1900603</vt:i4>
      </vt:variant>
      <vt:variant>
        <vt:i4>50</vt:i4>
      </vt:variant>
      <vt:variant>
        <vt:i4>0</vt:i4>
      </vt:variant>
      <vt:variant>
        <vt:i4>5</vt:i4>
      </vt:variant>
      <vt:variant>
        <vt:lpwstr/>
      </vt:variant>
      <vt:variant>
        <vt:lpwstr>_Toc190692371</vt:lpwstr>
      </vt:variant>
      <vt:variant>
        <vt:i4>1900603</vt:i4>
      </vt:variant>
      <vt:variant>
        <vt:i4>44</vt:i4>
      </vt:variant>
      <vt:variant>
        <vt:i4>0</vt:i4>
      </vt:variant>
      <vt:variant>
        <vt:i4>5</vt:i4>
      </vt:variant>
      <vt:variant>
        <vt:lpwstr/>
      </vt:variant>
      <vt:variant>
        <vt:lpwstr>_Toc190692370</vt:lpwstr>
      </vt:variant>
      <vt:variant>
        <vt:i4>1835067</vt:i4>
      </vt:variant>
      <vt:variant>
        <vt:i4>38</vt:i4>
      </vt:variant>
      <vt:variant>
        <vt:i4>0</vt:i4>
      </vt:variant>
      <vt:variant>
        <vt:i4>5</vt:i4>
      </vt:variant>
      <vt:variant>
        <vt:lpwstr/>
      </vt:variant>
      <vt:variant>
        <vt:lpwstr>_Toc190692369</vt:lpwstr>
      </vt:variant>
      <vt:variant>
        <vt:i4>1835067</vt:i4>
      </vt:variant>
      <vt:variant>
        <vt:i4>32</vt:i4>
      </vt:variant>
      <vt:variant>
        <vt:i4>0</vt:i4>
      </vt:variant>
      <vt:variant>
        <vt:i4>5</vt:i4>
      </vt:variant>
      <vt:variant>
        <vt:lpwstr/>
      </vt:variant>
      <vt:variant>
        <vt:lpwstr>_Toc190692368</vt:lpwstr>
      </vt:variant>
      <vt:variant>
        <vt:i4>1835067</vt:i4>
      </vt:variant>
      <vt:variant>
        <vt:i4>26</vt:i4>
      </vt:variant>
      <vt:variant>
        <vt:i4>0</vt:i4>
      </vt:variant>
      <vt:variant>
        <vt:i4>5</vt:i4>
      </vt:variant>
      <vt:variant>
        <vt:lpwstr/>
      </vt:variant>
      <vt:variant>
        <vt:lpwstr>_Toc190692367</vt:lpwstr>
      </vt:variant>
      <vt:variant>
        <vt:i4>1835067</vt:i4>
      </vt:variant>
      <vt:variant>
        <vt:i4>20</vt:i4>
      </vt:variant>
      <vt:variant>
        <vt:i4>0</vt:i4>
      </vt:variant>
      <vt:variant>
        <vt:i4>5</vt:i4>
      </vt:variant>
      <vt:variant>
        <vt:lpwstr/>
      </vt:variant>
      <vt:variant>
        <vt:lpwstr>_Toc190692366</vt:lpwstr>
      </vt:variant>
      <vt:variant>
        <vt:i4>1835067</vt:i4>
      </vt:variant>
      <vt:variant>
        <vt:i4>14</vt:i4>
      </vt:variant>
      <vt:variant>
        <vt:i4>0</vt:i4>
      </vt:variant>
      <vt:variant>
        <vt:i4>5</vt:i4>
      </vt:variant>
      <vt:variant>
        <vt:lpwstr/>
      </vt:variant>
      <vt:variant>
        <vt:lpwstr>_Toc190692365</vt:lpwstr>
      </vt:variant>
      <vt:variant>
        <vt:i4>1835067</vt:i4>
      </vt:variant>
      <vt:variant>
        <vt:i4>8</vt:i4>
      </vt:variant>
      <vt:variant>
        <vt:i4>0</vt:i4>
      </vt:variant>
      <vt:variant>
        <vt:i4>5</vt:i4>
      </vt:variant>
      <vt:variant>
        <vt:lpwstr/>
      </vt:variant>
      <vt:variant>
        <vt:lpwstr>_Toc190692364</vt:lpwstr>
      </vt:variant>
      <vt:variant>
        <vt:i4>1835067</vt:i4>
      </vt:variant>
      <vt:variant>
        <vt:i4>2</vt:i4>
      </vt:variant>
      <vt:variant>
        <vt:i4>0</vt:i4>
      </vt:variant>
      <vt:variant>
        <vt:i4>5</vt:i4>
      </vt:variant>
      <vt:variant>
        <vt:lpwstr/>
      </vt:variant>
      <vt:variant>
        <vt:lpwstr>_Toc190692363</vt:lpwstr>
      </vt:variant>
      <vt:variant>
        <vt:i4>3145816</vt:i4>
      </vt:variant>
      <vt:variant>
        <vt:i4>3</vt:i4>
      </vt:variant>
      <vt:variant>
        <vt:i4>0</vt:i4>
      </vt:variant>
      <vt:variant>
        <vt:i4>5</vt:i4>
      </vt:variant>
      <vt:variant>
        <vt:lpwstr>mailto:jeroen.beekman@inspiro.nl</vt:lpwstr>
      </vt:variant>
      <vt:variant>
        <vt:lpwstr/>
      </vt:variant>
      <vt:variant>
        <vt:i4>3145816</vt:i4>
      </vt:variant>
      <vt:variant>
        <vt:i4>0</vt:i4>
      </vt:variant>
      <vt:variant>
        <vt:i4>0</vt:i4>
      </vt:variant>
      <vt:variant>
        <vt:i4>5</vt:i4>
      </vt:variant>
      <vt:variant>
        <vt:lpwstr>mailto:jeroen.beekman@inspiro.nl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Stageplan</dc:subject>
  <dc:creator>Lars van Duijnhoven | Inspiro</dc:creator>
  <cp:keywords/>
  <cp:lastModifiedBy>Lars van Duijnhoven | Inspiro</cp:lastModifiedBy>
  <cp:revision>1345</cp:revision>
  <cp:lastPrinted>2019-08-30T22:43:00Z</cp:lastPrinted>
  <dcterms:created xsi:type="dcterms:W3CDTF">2025-02-04T00:35:00Z</dcterms:created>
  <dcterms:modified xsi:type="dcterms:W3CDTF">2025-02-18T12:32:00Z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0x0101009698AB1E7171AB4995E5578ED25D9150</vt:lpwstr>
  </property>
  <property fmtid="{D5CDD505-2E9C-101B-9397-08002B2CF9AE}" pid="3" name="MediaServiceImageTags">
    <vt:lpwstr/>
  </property>
</Properties>
</file>